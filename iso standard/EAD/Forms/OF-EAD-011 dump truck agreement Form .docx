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1D0" w:rsidRDefault="006C31D0" w:rsidP="006C31D0">
      <w:pPr>
        <w:spacing w:line="360" w:lineRule="auto"/>
        <w:jc w:val="center"/>
        <w:rPr>
          <w:rFonts w:ascii="Nyala" w:hAnsi="Nyala"/>
        </w:rPr>
      </w:pPr>
      <w:proofErr w:type="spellStart"/>
      <w:r w:rsidRPr="00507D89">
        <w:rPr>
          <w:rFonts w:ascii="Nyala" w:hAnsi="Nyala"/>
        </w:rPr>
        <w:t>ይህ</w:t>
      </w:r>
      <w:proofErr w:type="spellEnd"/>
      <w:r w:rsidRPr="00507D89">
        <w:rPr>
          <w:rFonts w:ascii="Nyala" w:hAnsi="Nyala"/>
        </w:rPr>
        <w:t xml:space="preserve"> </w:t>
      </w:r>
      <w:proofErr w:type="spellStart"/>
      <w:r w:rsidRPr="00507D89">
        <w:rPr>
          <w:rFonts w:ascii="Nyala" w:hAnsi="Nyala"/>
        </w:rPr>
        <w:t>ውል</w:t>
      </w:r>
      <w:proofErr w:type="spellEnd"/>
      <w:r w:rsidRPr="00507D89">
        <w:rPr>
          <w:rFonts w:ascii="Nyala" w:hAnsi="Nyala"/>
        </w:rPr>
        <w:t xml:space="preserve"> </w:t>
      </w:r>
      <w:proofErr w:type="spellStart"/>
      <w:r w:rsidRPr="00507D89">
        <w:rPr>
          <w:rFonts w:ascii="Nyala" w:hAnsi="Nyala"/>
        </w:rPr>
        <w:t>በአሰር</w:t>
      </w:r>
      <w:proofErr w:type="spellEnd"/>
      <w:r w:rsidRPr="00507D89">
        <w:rPr>
          <w:rFonts w:ascii="Nyala" w:hAnsi="Nyala"/>
        </w:rPr>
        <w:t xml:space="preserve"> </w:t>
      </w:r>
      <w:proofErr w:type="spellStart"/>
      <w:r w:rsidRPr="00507D89">
        <w:rPr>
          <w:rFonts w:ascii="Nyala" w:hAnsi="Nyala"/>
        </w:rPr>
        <w:t>ኮንስትራክሽን</w:t>
      </w:r>
      <w:proofErr w:type="spellEnd"/>
      <w:r w:rsidRPr="00507D89">
        <w:rPr>
          <w:rFonts w:ascii="Nyala" w:hAnsi="Nyala"/>
        </w:rPr>
        <w:t xml:space="preserve"> ኃ/</w:t>
      </w:r>
      <w:proofErr w:type="spellStart"/>
      <w:r w:rsidRPr="00507D89">
        <w:rPr>
          <w:rFonts w:ascii="Nyala" w:hAnsi="Nyala"/>
        </w:rPr>
        <w:t>የተ</w:t>
      </w:r>
      <w:proofErr w:type="spellEnd"/>
      <w:r w:rsidRPr="00507D89">
        <w:rPr>
          <w:rFonts w:ascii="Nyala" w:hAnsi="Nyala"/>
        </w:rPr>
        <w:t>/</w:t>
      </w:r>
      <w:proofErr w:type="spellStart"/>
      <w:r w:rsidRPr="00507D89">
        <w:rPr>
          <w:rFonts w:ascii="Nyala" w:hAnsi="Nyala"/>
        </w:rPr>
        <w:t>የግል</w:t>
      </w:r>
      <w:proofErr w:type="spellEnd"/>
      <w:r w:rsidRPr="00507D89">
        <w:rPr>
          <w:rFonts w:ascii="Nyala" w:hAnsi="Nyala"/>
        </w:rPr>
        <w:t>/</w:t>
      </w:r>
      <w:proofErr w:type="spellStart"/>
      <w:r w:rsidRPr="00507D89">
        <w:rPr>
          <w:rFonts w:ascii="Nyala" w:hAnsi="Nyala"/>
        </w:rPr>
        <w:t>ማህበር</w:t>
      </w:r>
      <w:proofErr w:type="spellEnd"/>
      <w:r>
        <w:rPr>
          <w:rFonts w:ascii="Nyala" w:hAnsi="Nyala"/>
        </w:rPr>
        <w:t xml:space="preserve"> </w:t>
      </w:r>
      <w:r w:rsidRPr="00507D89">
        <w:rPr>
          <w:rFonts w:ascii="Nyala" w:hAnsi="Nyala"/>
        </w:rPr>
        <w:t xml:space="preserve"> </w:t>
      </w:r>
      <w:proofErr w:type="spellStart"/>
      <w:r w:rsidRPr="00507D89">
        <w:rPr>
          <w:rFonts w:ascii="Nyala" w:hAnsi="Nyala"/>
        </w:rPr>
        <w:t>አድራሻ</w:t>
      </w:r>
      <w:proofErr w:type="spellEnd"/>
      <w:r w:rsidRPr="00507D89">
        <w:rPr>
          <w:rFonts w:ascii="Nyala" w:hAnsi="Nyala"/>
        </w:rPr>
        <w:t xml:space="preserve">  </w:t>
      </w:r>
      <w:proofErr w:type="spellStart"/>
      <w:r w:rsidRPr="00507D89">
        <w:rPr>
          <w:rFonts w:ascii="Nyala" w:hAnsi="Nyala"/>
        </w:rPr>
        <w:t>አ.አ</w:t>
      </w:r>
      <w:proofErr w:type="spellEnd"/>
      <w:r w:rsidRPr="00507D89">
        <w:rPr>
          <w:rFonts w:ascii="Nyala" w:hAnsi="Nyala"/>
        </w:rPr>
        <w:t xml:space="preserve"> </w:t>
      </w:r>
      <w:proofErr w:type="spellStart"/>
      <w:r w:rsidRPr="00507D89">
        <w:rPr>
          <w:rFonts w:ascii="Nyala" w:hAnsi="Nyala"/>
        </w:rPr>
        <w:t>ቦሌ</w:t>
      </w:r>
      <w:proofErr w:type="spellEnd"/>
      <w:r w:rsidRPr="00507D89">
        <w:rPr>
          <w:rFonts w:ascii="Nyala" w:hAnsi="Nyala"/>
        </w:rPr>
        <w:t xml:space="preserve"> </w:t>
      </w:r>
      <w:r>
        <w:rPr>
          <w:rFonts w:ascii="Nyala" w:hAnsi="Nyala"/>
        </w:rPr>
        <w:t xml:space="preserve"> </w:t>
      </w:r>
      <w:r w:rsidRPr="00507D89">
        <w:rPr>
          <w:rFonts w:ascii="Nyala" w:hAnsi="Nyala"/>
        </w:rPr>
        <w:t>ክ/</w:t>
      </w:r>
      <w:proofErr w:type="spellStart"/>
      <w:r w:rsidRPr="00507D89">
        <w:rPr>
          <w:rFonts w:ascii="Nyala" w:hAnsi="Nyala"/>
        </w:rPr>
        <w:t>ከ</w:t>
      </w:r>
      <w:r>
        <w:rPr>
          <w:rFonts w:ascii="Nyala" w:hAnsi="Nyala"/>
        </w:rPr>
        <w:t>ተማ</w:t>
      </w:r>
      <w:proofErr w:type="spellEnd"/>
      <w:r>
        <w:rPr>
          <w:rFonts w:ascii="Nyala" w:hAnsi="Nyala"/>
        </w:rPr>
        <w:t xml:space="preserve"> </w:t>
      </w:r>
      <w:proofErr w:type="spellStart"/>
      <w:r>
        <w:rPr>
          <w:rFonts w:ascii="Nyala" w:hAnsi="Nyala"/>
        </w:rPr>
        <w:t>ወረዳ</w:t>
      </w:r>
      <w:proofErr w:type="spellEnd"/>
      <w:r>
        <w:rPr>
          <w:rFonts w:ascii="Nyala" w:hAnsi="Nyala"/>
        </w:rPr>
        <w:t xml:space="preserve"> 14 </w:t>
      </w:r>
      <w:r w:rsidRPr="00507D89">
        <w:rPr>
          <w:rFonts w:ascii="Nyala" w:hAnsi="Nyala"/>
        </w:rPr>
        <w:t xml:space="preserve"> </w:t>
      </w:r>
      <w:proofErr w:type="spellStart"/>
      <w:r w:rsidRPr="00507D89">
        <w:rPr>
          <w:rFonts w:ascii="Nyala" w:hAnsi="Nyala"/>
        </w:rPr>
        <w:t>ቀበሌ</w:t>
      </w:r>
      <w:proofErr w:type="spellEnd"/>
      <w:r w:rsidRPr="00507D89">
        <w:rPr>
          <w:rFonts w:ascii="Nyala" w:hAnsi="Nyala"/>
        </w:rPr>
        <w:t xml:space="preserve">  03/05 </w:t>
      </w:r>
      <w:proofErr w:type="spellStart"/>
      <w:r w:rsidRPr="00507D89">
        <w:rPr>
          <w:rFonts w:ascii="Nyala" w:hAnsi="Nyala"/>
        </w:rPr>
        <w:t>የቤት</w:t>
      </w:r>
      <w:proofErr w:type="spellEnd"/>
      <w:r w:rsidRPr="00507D89">
        <w:rPr>
          <w:rFonts w:ascii="Nyala" w:hAnsi="Nyala"/>
        </w:rPr>
        <w:t xml:space="preserve"> </w:t>
      </w:r>
      <w:proofErr w:type="spellStart"/>
      <w:r w:rsidRPr="00507D89">
        <w:rPr>
          <w:rFonts w:ascii="Nyala" w:hAnsi="Nyala"/>
        </w:rPr>
        <w:t>ቁጥር</w:t>
      </w:r>
      <w:proofErr w:type="spellEnd"/>
      <w:r w:rsidRPr="00507D89">
        <w:rPr>
          <w:rFonts w:ascii="Nyala" w:hAnsi="Nyala"/>
        </w:rPr>
        <w:t xml:space="preserve"> 2038 </w:t>
      </w:r>
      <w:r>
        <w:rPr>
          <w:rFonts w:ascii="Nyala" w:hAnsi="Nyala"/>
        </w:rPr>
        <w:t xml:space="preserve">                                                                                                                                        </w:t>
      </w:r>
      <w:proofErr w:type="spellStart"/>
      <w:r w:rsidRPr="00507D89">
        <w:rPr>
          <w:rFonts w:ascii="Nyala" w:hAnsi="Nyala"/>
        </w:rPr>
        <w:t>ስልክ</w:t>
      </w:r>
      <w:proofErr w:type="spellEnd"/>
      <w:r w:rsidRPr="00507D89">
        <w:rPr>
          <w:rFonts w:ascii="Nyala" w:hAnsi="Nyala"/>
        </w:rPr>
        <w:t xml:space="preserve"> ቁ 0116 62 03 57 / </w:t>
      </w:r>
      <w:proofErr w:type="spellStart"/>
      <w:r w:rsidRPr="00507D89">
        <w:rPr>
          <w:rFonts w:ascii="Nyala" w:hAnsi="Nyala"/>
        </w:rPr>
        <w:t>ከዚህ</w:t>
      </w:r>
      <w:proofErr w:type="spellEnd"/>
      <w:r w:rsidRPr="00507D89">
        <w:rPr>
          <w:rFonts w:ascii="Nyala" w:hAnsi="Nyala"/>
        </w:rPr>
        <w:t xml:space="preserve"> </w:t>
      </w:r>
      <w:proofErr w:type="spellStart"/>
      <w:r w:rsidRPr="00507D89">
        <w:rPr>
          <w:rFonts w:ascii="Nyala" w:hAnsi="Nyala"/>
        </w:rPr>
        <w:t>በኃላ</w:t>
      </w:r>
      <w:proofErr w:type="spellEnd"/>
      <w:r w:rsidRPr="00507D89">
        <w:rPr>
          <w:rFonts w:ascii="Nyala" w:hAnsi="Nyala"/>
        </w:rPr>
        <w:t xml:space="preserve"> </w:t>
      </w:r>
      <w:proofErr w:type="spellStart"/>
      <w:r w:rsidRPr="00507D89">
        <w:rPr>
          <w:rFonts w:ascii="Nyala" w:hAnsi="Nyala"/>
        </w:rPr>
        <w:t>ተከራይ</w:t>
      </w:r>
      <w:proofErr w:type="spellEnd"/>
      <w:r w:rsidRPr="00507D89">
        <w:rPr>
          <w:rFonts w:ascii="Nyala" w:hAnsi="Nyala"/>
        </w:rPr>
        <w:t xml:space="preserve"> </w:t>
      </w:r>
      <w:proofErr w:type="spellStart"/>
      <w:r w:rsidRPr="00507D89">
        <w:rPr>
          <w:rFonts w:ascii="Nyala" w:hAnsi="Nyala"/>
        </w:rPr>
        <w:t>ተብሎ</w:t>
      </w:r>
      <w:proofErr w:type="spellEnd"/>
      <w:r w:rsidRPr="00507D89">
        <w:rPr>
          <w:rFonts w:ascii="Nyala" w:hAnsi="Nyala"/>
        </w:rPr>
        <w:t xml:space="preserve"> </w:t>
      </w:r>
      <w:proofErr w:type="spellStart"/>
      <w:r w:rsidRPr="00507D89">
        <w:rPr>
          <w:rFonts w:ascii="Nyala" w:hAnsi="Nyala"/>
        </w:rPr>
        <w:t>በሚጠራው</w:t>
      </w:r>
      <w:proofErr w:type="spellEnd"/>
      <w:r>
        <w:rPr>
          <w:rFonts w:ascii="Nyala" w:hAnsi="Nyala"/>
        </w:rPr>
        <w:t xml:space="preserve">                                                                                           </w:t>
      </w:r>
    </w:p>
    <w:p w:rsidR="006C31D0" w:rsidRDefault="006C31D0" w:rsidP="006C31D0">
      <w:pPr>
        <w:rPr>
          <w:rFonts w:ascii="Nyala" w:hAnsi="Nyala"/>
        </w:rPr>
      </w:pPr>
      <w:r>
        <w:rPr>
          <w:rFonts w:ascii="Nyala" w:hAnsi="Nyala"/>
        </w:rPr>
        <w:t xml:space="preserve">                                                                      </w:t>
      </w:r>
      <w:proofErr w:type="spellStart"/>
      <w:r w:rsidRPr="00507D89">
        <w:rPr>
          <w:rFonts w:ascii="Nyala" w:hAnsi="Nyala"/>
        </w:rPr>
        <w:t>እና</w:t>
      </w:r>
      <w:proofErr w:type="spellEnd"/>
      <w:r>
        <w:rPr>
          <w:rFonts w:ascii="Nyala" w:hAnsi="Nyala"/>
        </w:rPr>
        <w:t xml:space="preserve"> </w:t>
      </w:r>
    </w:p>
    <w:p w:rsidR="006C31D0" w:rsidRPr="00507D89" w:rsidRDefault="006C31D0" w:rsidP="006C31D0">
      <w:pPr>
        <w:rPr>
          <w:rFonts w:ascii="Nyala" w:hAnsi="Nyala"/>
        </w:rPr>
      </w:pPr>
      <w:r>
        <w:rPr>
          <w:rFonts w:ascii="Nyala" w:hAnsi="Nyala"/>
        </w:rPr>
        <w:softHyphen/>
      </w:r>
      <w:r>
        <w:rPr>
          <w:rFonts w:ascii="Nyala" w:hAnsi="Nyala"/>
        </w:rPr>
        <w:softHyphen/>
        <w:t>_______________________________________________________________________________________________________________________________________</w:t>
      </w:r>
    </w:p>
    <w:p w:rsidR="006C31D0" w:rsidRPr="008F2B28" w:rsidRDefault="006C31D0" w:rsidP="006C31D0">
      <w:pPr>
        <w:jc w:val="both"/>
        <w:rPr>
          <w:rFonts w:ascii="Nyala" w:hAnsi="Nyala"/>
          <w:sz w:val="24"/>
          <w:szCs w:val="24"/>
        </w:rPr>
      </w:pPr>
      <w:proofErr w:type="spellStart"/>
      <w:r w:rsidRPr="008F2B28">
        <w:rPr>
          <w:rFonts w:ascii="Nyala" w:hAnsi="Nyala"/>
          <w:sz w:val="24"/>
          <w:szCs w:val="24"/>
        </w:rPr>
        <w:t>አድራሻ</w:t>
      </w:r>
      <w:proofErr w:type="spellEnd"/>
      <w:r w:rsidRPr="008F2B28">
        <w:rPr>
          <w:rFonts w:ascii="Nyala" w:hAnsi="Nyala"/>
          <w:sz w:val="24"/>
          <w:szCs w:val="24"/>
          <w:u w:val="thick"/>
        </w:rPr>
        <w:t xml:space="preserve">               </w:t>
      </w:r>
      <w:r w:rsidRPr="008F2B28">
        <w:rPr>
          <w:rFonts w:ascii="Nyala" w:hAnsi="Nyala"/>
          <w:sz w:val="24"/>
          <w:szCs w:val="24"/>
        </w:rPr>
        <w:t xml:space="preserve"> ክ/ከ</w:t>
      </w:r>
      <w:r w:rsidRPr="008F2B28">
        <w:rPr>
          <w:rFonts w:ascii="Nyala" w:hAnsi="Nyala"/>
          <w:sz w:val="24"/>
          <w:szCs w:val="24"/>
          <w:u w:val="thick"/>
        </w:rPr>
        <w:t xml:space="preserve">         </w:t>
      </w:r>
      <w:r w:rsidRPr="008F2B28">
        <w:rPr>
          <w:rFonts w:ascii="Nyala" w:hAnsi="Nyala"/>
          <w:sz w:val="24"/>
          <w:szCs w:val="24"/>
        </w:rPr>
        <w:t xml:space="preserve"> ወ</w:t>
      </w:r>
      <w:r w:rsidRPr="008F2B28">
        <w:rPr>
          <w:rFonts w:ascii="Nyala" w:hAnsi="Nyala"/>
          <w:sz w:val="24"/>
          <w:szCs w:val="24"/>
          <w:u w:val="thick"/>
        </w:rPr>
        <w:t xml:space="preserve">        </w:t>
      </w:r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የቤት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ቁጥር</w:t>
      </w:r>
      <w:proofErr w:type="spellEnd"/>
      <w:r w:rsidRPr="008F2B28">
        <w:rPr>
          <w:rFonts w:ascii="Nyala" w:hAnsi="Nyala"/>
          <w:sz w:val="24"/>
          <w:szCs w:val="24"/>
          <w:u w:val="thick"/>
        </w:rPr>
        <w:t xml:space="preserve">                 </w:t>
      </w:r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ስልክ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ቁጥር</w:t>
      </w:r>
      <w:proofErr w:type="spellEnd"/>
      <w:r w:rsidRPr="008F2B28">
        <w:rPr>
          <w:rFonts w:ascii="Nyala" w:hAnsi="Nyala"/>
          <w:sz w:val="24"/>
          <w:szCs w:val="24"/>
        </w:rPr>
        <w:t xml:space="preserve">__________________________________     </w:t>
      </w:r>
    </w:p>
    <w:p w:rsidR="006C31D0" w:rsidRPr="00A7003E" w:rsidRDefault="006C31D0" w:rsidP="006C31D0">
      <w:pPr>
        <w:jc w:val="both"/>
        <w:rPr>
          <w:rFonts w:ascii="Nyala" w:hAnsi="Nyala"/>
          <w:sz w:val="24"/>
          <w:szCs w:val="24"/>
        </w:rPr>
      </w:pPr>
      <w:proofErr w:type="spellStart"/>
      <w:r w:rsidRPr="008F2B28">
        <w:rPr>
          <w:rFonts w:ascii="Nyala" w:hAnsi="Nyala"/>
          <w:sz w:val="24"/>
          <w:szCs w:val="24"/>
        </w:rPr>
        <w:t>ከዚህ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በኃላ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አከራይ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ተብሎ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በሚጠራው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ድርጅት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መካከል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በሚከትሉት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ደንቦች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እና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ሁኔታዎች</w:t>
      </w:r>
      <w:proofErr w:type="spellEnd"/>
      <w:r w:rsidRPr="008F2B28">
        <w:rPr>
          <w:rFonts w:ascii="Nyala" w:hAnsi="Nyala"/>
          <w:sz w:val="24"/>
          <w:szCs w:val="24"/>
        </w:rPr>
        <w:t xml:space="preserve"> </w:t>
      </w:r>
      <w:proofErr w:type="spellStart"/>
      <w:r w:rsidRPr="008F2B28">
        <w:rPr>
          <w:rFonts w:ascii="Nyala" w:hAnsi="Nyala"/>
          <w:sz w:val="24"/>
          <w:szCs w:val="24"/>
        </w:rPr>
        <w:t>ተቋቁሟል</w:t>
      </w:r>
      <w:proofErr w:type="spellEnd"/>
      <w:r w:rsidRPr="00F16709">
        <w:rPr>
          <w:rFonts w:ascii="Nyala" w:hAnsi="Nyala"/>
          <w:b/>
          <w:sz w:val="24"/>
          <w:szCs w:val="24"/>
        </w:rPr>
        <w:t>፡፡</w:t>
      </w:r>
    </w:p>
    <w:p w:rsidR="006C31D0" w:rsidRPr="00507D89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07D89">
        <w:rPr>
          <w:rFonts w:ascii="Nyala" w:hAnsi="Nyala"/>
          <w:b/>
          <w:sz w:val="24"/>
          <w:szCs w:val="24"/>
          <w:u w:val="thick"/>
        </w:rPr>
        <w:t>አንቀጽ</w:t>
      </w:r>
      <w:proofErr w:type="spellEnd"/>
      <w:r w:rsidRPr="00507D89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07D89">
        <w:rPr>
          <w:rFonts w:ascii="Nyala" w:hAnsi="Nyala"/>
          <w:b/>
          <w:sz w:val="24"/>
          <w:szCs w:val="24"/>
          <w:u w:val="thick"/>
        </w:rPr>
        <w:t>አንድ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</w:p>
    <w:p w:rsidR="006C31D0" w:rsidRPr="00507D89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07D89">
        <w:rPr>
          <w:rFonts w:ascii="Nyala" w:hAnsi="Nyala"/>
          <w:b/>
          <w:sz w:val="24"/>
          <w:szCs w:val="24"/>
          <w:u w:val="thick"/>
        </w:rPr>
        <w:t>የውሉ</w:t>
      </w:r>
      <w:proofErr w:type="spellEnd"/>
      <w:r w:rsidRPr="00507D89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07D89">
        <w:rPr>
          <w:rFonts w:ascii="Nyala" w:hAnsi="Nyala"/>
          <w:b/>
          <w:sz w:val="24"/>
          <w:szCs w:val="24"/>
          <w:u w:val="thick"/>
        </w:rPr>
        <w:t>አላማ</w:t>
      </w:r>
      <w:proofErr w:type="spellEnd"/>
      <w:r w:rsidRPr="00507D89">
        <w:rPr>
          <w:rFonts w:ascii="Nyala" w:hAnsi="Nyala"/>
          <w:b/>
          <w:sz w:val="24"/>
          <w:szCs w:val="24"/>
          <w:u w:val="thick"/>
        </w:rPr>
        <w:t xml:space="preserve"> </w:t>
      </w:r>
    </w:p>
    <w:p w:rsidR="006C31D0" w:rsidRDefault="006C31D0" w:rsidP="006C31D0">
      <w:pPr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FE0950">
        <w:rPr>
          <w:rFonts w:ascii="Nyala" w:hAnsi="Nyala"/>
          <w:sz w:val="24"/>
          <w:szCs w:val="24"/>
        </w:rPr>
        <w:t>ተከራይ</w:t>
      </w:r>
      <w:proofErr w:type="spellEnd"/>
      <w:r w:rsidRPr="00FE0950">
        <w:rPr>
          <w:rFonts w:ascii="Nyala" w:hAnsi="Nyala"/>
          <w:sz w:val="24"/>
          <w:szCs w:val="24"/>
        </w:rPr>
        <w:t xml:space="preserve"> በ</w:t>
      </w:r>
      <w:r w:rsidRPr="00FE0950">
        <w:rPr>
          <w:rFonts w:ascii="Nyala" w:hAnsi="Nyala"/>
          <w:sz w:val="24"/>
          <w:szCs w:val="24"/>
          <w:u w:val="thick"/>
        </w:rPr>
        <w:t xml:space="preserve">                 </w:t>
      </w:r>
      <w:r w:rsidRPr="00FE0950">
        <w:rPr>
          <w:rFonts w:ascii="Nyala" w:hAnsi="Nyala"/>
          <w:sz w:val="24"/>
          <w:szCs w:val="24"/>
        </w:rPr>
        <w:t xml:space="preserve">  </w:t>
      </w:r>
      <w:proofErr w:type="spellStart"/>
      <w:r>
        <w:rPr>
          <w:rFonts w:ascii="Nyala" w:hAnsi="Nyala"/>
          <w:sz w:val="24"/>
          <w:szCs w:val="24"/>
        </w:rPr>
        <w:t>ለሚያካሂደው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የኮንስትራክሽን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ስራ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r w:rsidRPr="00FE0950">
        <w:rPr>
          <w:rFonts w:ascii="Nyala" w:hAnsi="Nyala"/>
          <w:sz w:val="24"/>
          <w:szCs w:val="24"/>
        </w:rPr>
        <w:t xml:space="preserve"> </w:t>
      </w:r>
      <w:r w:rsidRPr="00FE0950">
        <w:rPr>
          <w:rFonts w:ascii="Nyala" w:hAnsi="Nyala"/>
          <w:sz w:val="24"/>
          <w:szCs w:val="24"/>
          <w:u w:val="thick"/>
        </w:rPr>
        <w:t xml:space="preserve">                                      </w:t>
      </w:r>
      <w:r w:rsidRPr="00FE0950"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ለማ</w:t>
      </w:r>
      <w:r>
        <w:rPr>
          <w:rFonts w:ascii="Ge'ez-1" w:hAnsi="Ge'ez-1"/>
          <w:sz w:val="24"/>
          <w:szCs w:val="24"/>
        </w:rPr>
        <w:t>ÕÕ</w:t>
      </w:r>
      <w:r>
        <w:rPr>
          <w:rFonts w:ascii="Nyala" w:hAnsi="Nyala"/>
          <w:sz w:val="24"/>
          <w:szCs w:val="24"/>
        </w:rPr>
        <w:t>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እንዲሁም</w:t>
      </w:r>
      <w:proofErr w:type="spellEnd"/>
      <w:r>
        <w:rPr>
          <w:rFonts w:ascii="Nyala" w:hAnsi="Nyala"/>
          <w:sz w:val="24"/>
          <w:szCs w:val="24"/>
        </w:rPr>
        <w:t xml:space="preserve"> </w:t>
      </w:r>
    </w:p>
    <w:p w:rsidR="006C31D0" w:rsidRPr="00906FF6" w:rsidRDefault="006C31D0" w:rsidP="006C31D0">
      <w:pPr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/>
          <w:sz w:val="24"/>
          <w:szCs w:val="24"/>
        </w:rPr>
        <w:t>አከራይም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የማ</w:t>
      </w:r>
      <w:r>
        <w:rPr>
          <w:rFonts w:ascii="Ge'ez-1" w:hAnsi="Ge'ez-1"/>
          <w:sz w:val="24"/>
          <w:szCs w:val="24"/>
        </w:rPr>
        <w:t>ÕÕ</w:t>
      </w:r>
      <w:r>
        <w:rPr>
          <w:rFonts w:ascii="Nyala" w:hAnsi="Nyala"/>
          <w:sz w:val="24"/>
          <w:szCs w:val="24"/>
        </w:rPr>
        <w:t>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አገልግሎት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ለተከራይ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ለመስጠት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የአገልግሎት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ለማግኘት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ሁለቱም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ወገኖች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ተስማምተዋል</w:t>
      </w:r>
      <w:proofErr w:type="spellEnd"/>
      <w:r>
        <w:rPr>
          <w:rFonts w:ascii="Nyala" w:hAnsi="Nyala"/>
          <w:sz w:val="24"/>
          <w:szCs w:val="24"/>
        </w:rPr>
        <w:t xml:space="preserve">፡፡ </w:t>
      </w:r>
    </w:p>
    <w:p w:rsidR="006C31D0" w:rsidRPr="00507D89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r w:rsidRPr="00FE0950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b/>
          <w:sz w:val="24"/>
          <w:szCs w:val="24"/>
          <w:u w:val="thick"/>
        </w:rPr>
        <w:t>አንቀጽ</w:t>
      </w:r>
      <w:proofErr w:type="spellEnd"/>
      <w:r w:rsidRPr="00507D89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07D89">
        <w:rPr>
          <w:rFonts w:ascii="Nyala" w:hAnsi="Nyala"/>
          <w:b/>
          <w:sz w:val="24"/>
          <w:szCs w:val="24"/>
          <w:u w:val="thick"/>
        </w:rPr>
        <w:t>ሁለት</w:t>
      </w:r>
      <w:proofErr w:type="spellEnd"/>
      <w:r w:rsidRPr="00507D89">
        <w:rPr>
          <w:rFonts w:ascii="Nyala" w:hAnsi="Nyala"/>
          <w:b/>
          <w:sz w:val="24"/>
          <w:szCs w:val="24"/>
          <w:u w:val="thick"/>
        </w:rPr>
        <w:t xml:space="preserve"> </w:t>
      </w:r>
    </w:p>
    <w:p w:rsidR="006C31D0" w:rsidRPr="00507D89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07D89">
        <w:rPr>
          <w:rFonts w:ascii="Nyala" w:hAnsi="Nyala"/>
          <w:b/>
          <w:sz w:val="24"/>
          <w:szCs w:val="24"/>
          <w:u w:val="thick"/>
        </w:rPr>
        <w:t>የተሽከርካሪ</w:t>
      </w:r>
      <w:proofErr w:type="spellEnd"/>
      <w:r w:rsidRPr="00507D89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07D89">
        <w:rPr>
          <w:rFonts w:ascii="Nyala" w:hAnsi="Nyala"/>
          <w:b/>
          <w:sz w:val="24"/>
          <w:szCs w:val="24"/>
          <w:u w:val="thick"/>
        </w:rPr>
        <w:t>አይነትና</w:t>
      </w:r>
      <w:proofErr w:type="spellEnd"/>
      <w:r w:rsidRPr="00507D89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07D89">
        <w:rPr>
          <w:rFonts w:ascii="Nyala" w:hAnsi="Nyala"/>
          <w:b/>
          <w:sz w:val="24"/>
          <w:szCs w:val="24"/>
          <w:u w:val="thick"/>
        </w:rPr>
        <w:t>የማ</w:t>
      </w:r>
      <w:r w:rsidRPr="00507D89">
        <w:rPr>
          <w:rFonts w:ascii="Ge'ez-1" w:hAnsi="Ge'ez-1"/>
          <w:b/>
          <w:sz w:val="24"/>
          <w:szCs w:val="24"/>
          <w:u w:val="thick"/>
        </w:rPr>
        <w:t>ÕÕ</w:t>
      </w:r>
      <w:r w:rsidRPr="00507D89">
        <w:rPr>
          <w:rFonts w:ascii="Nyala" w:hAnsi="Nyala"/>
          <w:b/>
          <w:sz w:val="24"/>
          <w:szCs w:val="24"/>
          <w:u w:val="thick"/>
        </w:rPr>
        <w:t>ዝ</w:t>
      </w:r>
      <w:proofErr w:type="spellEnd"/>
      <w:r w:rsidRPr="00507D89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07D89">
        <w:rPr>
          <w:rFonts w:ascii="Nyala" w:hAnsi="Nyala"/>
          <w:b/>
          <w:sz w:val="24"/>
          <w:szCs w:val="24"/>
          <w:u w:val="thick"/>
        </w:rPr>
        <w:t>ታሪፍ</w:t>
      </w:r>
      <w:proofErr w:type="spellEnd"/>
      <w:r w:rsidRPr="00507D89">
        <w:rPr>
          <w:rFonts w:ascii="Nyala" w:hAnsi="Nyala"/>
          <w:b/>
          <w:sz w:val="24"/>
          <w:szCs w:val="24"/>
          <w:u w:val="thick"/>
        </w:rPr>
        <w:t xml:space="preserve"> </w:t>
      </w:r>
    </w:p>
    <w:tbl>
      <w:tblPr>
        <w:tblStyle w:val="TableGrid"/>
        <w:tblW w:w="11610" w:type="dxa"/>
        <w:tblInd w:w="-1118" w:type="dxa"/>
        <w:tblLayout w:type="fixed"/>
        <w:tblLook w:val="04A0"/>
      </w:tblPr>
      <w:tblGrid>
        <w:gridCol w:w="648"/>
        <w:gridCol w:w="1602"/>
        <w:gridCol w:w="900"/>
        <w:gridCol w:w="864"/>
        <w:gridCol w:w="972"/>
        <w:gridCol w:w="963"/>
        <w:gridCol w:w="999"/>
        <w:gridCol w:w="900"/>
        <w:gridCol w:w="1062"/>
        <w:gridCol w:w="900"/>
        <w:gridCol w:w="900"/>
        <w:gridCol w:w="900"/>
      </w:tblGrid>
      <w:tr w:rsidR="006C31D0" w:rsidTr="00251113">
        <w:trPr>
          <w:trHeight w:val="1232"/>
        </w:trPr>
        <w:tc>
          <w:tcPr>
            <w:tcW w:w="648" w:type="dxa"/>
            <w:vMerge w:val="restart"/>
          </w:tcPr>
          <w:p w:rsidR="006C31D0" w:rsidRPr="007E010C" w:rsidRDefault="006C31D0" w:rsidP="00251113">
            <w:pPr>
              <w:spacing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</w:p>
          <w:p w:rsidR="006C31D0" w:rsidRPr="007E010C" w:rsidRDefault="006C31D0" w:rsidP="00251113">
            <w:pPr>
              <w:spacing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</w:p>
          <w:p w:rsidR="006C31D0" w:rsidRPr="007E010C" w:rsidRDefault="006C31D0" w:rsidP="00251113">
            <w:pPr>
              <w:spacing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ተ.ቁ</w:t>
            </w:r>
            <w:proofErr w:type="spellEnd"/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02" w:type="dxa"/>
            <w:vMerge w:val="restart"/>
          </w:tcPr>
          <w:p w:rsidR="006C31D0" w:rsidRPr="007E010C" w:rsidRDefault="006C31D0" w:rsidP="00251113">
            <w:pPr>
              <w:spacing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</w:p>
          <w:p w:rsidR="006C31D0" w:rsidRPr="007E010C" w:rsidRDefault="006C31D0" w:rsidP="00251113">
            <w:pPr>
              <w:spacing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</w:p>
          <w:p w:rsidR="006C31D0" w:rsidRPr="007E010C" w:rsidRDefault="006C31D0" w:rsidP="00251113">
            <w:pPr>
              <w:spacing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የሠሌዳ</w:t>
            </w:r>
            <w:proofErr w:type="spellEnd"/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ቁጥር</w:t>
            </w:r>
            <w:proofErr w:type="spellEnd"/>
          </w:p>
        </w:tc>
        <w:tc>
          <w:tcPr>
            <w:tcW w:w="900" w:type="dxa"/>
            <w:vMerge w:val="restart"/>
          </w:tcPr>
          <w:p w:rsidR="006C31D0" w:rsidRPr="007E010C" w:rsidRDefault="006C31D0" w:rsidP="00251113">
            <w:pPr>
              <w:spacing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</w:p>
          <w:p w:rsidR="006C31D0" w:rsidRPr="007E010C" w:rsidRDefault="006C31D0" w:rsidP="00251113">
            <w:pPr>
              <w:spacing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</w:p>
          <w:p w:rsidR="006C31D0" w:rsidRPr="007E010C" w:rsidRDefault="006C31D0" w:rsidP="00251113">
            <w:pPr>
              <w:spacing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የመጫን</w:t>
            </w:r>
            <w:proofErr w:type="spellEnd"/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አቅም</w:t>
            </w:r>
            <w:proofErr w:type="spellEnd"/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460" w:type="dxa"/>
            <w:gridSpan w:val="9"/>
            <w:tcBorders>
              <w:bottom w:val="single" w:sz="4" w:space="0" w:color="auto"/>
            </w:tcBorders>
          </w:tcPr>
          <w:p w:rsidR="006C31D0" w:rsidRPr="007E010C" w:rsidRDefault="006C31D0" w:rsidP="00251113">
            <w:pPr>
              <w:spacing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</w:p>
          <w:p w:rsidR="006C31D0" w:rsidRPr="007E010C" w:rsidRDefault="006C31D0" w:rsidP="00251113">
            <w:pPr>
              <w:spacing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   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የኪራይ</w:t>
            </w:r>
            <w:proofErr w:type="spellEnd"/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ዋጋ</w:t>
            </w:r>
            <w:proofErr w:type="spellEnd"/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በሜትር</w:t>
            </w:r>
            <w:proofErr w:type="spellEnd"/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ኩኘ</w:t>
            </w:r>
            <w:proofErr w:type="spellEnd"/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በኪሎ</w:t>
            </w:r>
            <w:proofErr w:type="spellEnd"/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ሜትር</w:t>
            </w:r>
            <w:proofErr w:type="spellEnd"/>
            <w:r>
              <w:rPr>
                <w:rFonts w:ascii="Nyala" w:hAnsi="Nyala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Nyala" w:hAnsi="Nyala"/>
                <w:b/>
                <w:sz w:val="24"/>
                <w:szCs w:val="24"/>
              </w:rPr>
              <w:t>ከቫት</w:t>
            </w:r>
            <w:proofErr w:type="spellEnd"/>
            <w:r>
              <w:rPr>
                <w:rFonts w:ascii="Nyala" w:hAnsi="Nyala"/>
                <w:b/>
                <w:sz w:val="24"/>
                <w:szCs w:val="24"/>
              </w:rPr>
              <w:t xml:space="preserve">/ VAT 15% / </w:t>
            </w:r>
            <w:proofErr w:type="spellStart"/>
            <w:r>
              <w:rPr>
                <w:rFonts w:ascii="Nyala" w:hAnsi="Nyala"/>
                <w:b/>
                <w:sz w:val="24"/>
                <w:szCs w:val="24"/>
              </w:rPr>
              <w:t>በፊት</w:t>
            </w:r>
            <w:proofErr w:type="spellEnd"/>
            <w:r>
              <w:rPr>
                <w:rFonts w:ascii="Nyala" w:hAnsi="Nyala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yala" w:hAnsi="Nyala"/>
                <w:b/>
                <w:sz w:val="24"/>
                <w:szCs w:val="24"/>
              </w:rPr>
              <w:t>ነው</w:t>
            </w:r>
            <w:proofErr w:type="spellEnd"/>
            <w:r>
              <w:rPr>
                <w:rFonts w:ascii="Nyala" w:hAnsi="Nyala"/>
                <w:b/>
                <w:sz w:val="24"/>
                <w:szCs w:val="24"/>
              </w:rPr>
              <w:t xml:space="preserve"> ፡፡ </w:t>
            </w:r>
          </w:p>
        </w:tc>
      </w:tr>
      <w:tr w:rsidR="006C31D0" w:rsidTr="00251113">
        <w:trPr>
          <w:trHeight w:val="665"/>
        </w:trPr>
        <w:tc>
          <w:tcPr>
            <w:tcW w:w="648" w:type="dxa"/>
            <w:vMerge/>
          </w:tcPr>
          <w:p w:rsidR="006C31D0" w:rsidRPr="007E010C" w:rsidRDefault="006C31D0" w:rsidP="00251113">
            <w:pPr>
              <w:spacing w:after="0"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</w:p>
        </w:tc>
        <w:tc>
          <w:tcPr>
            <w:tcW w:w="1602" w:type="dxa"/>
            <w:vMerge/>
          </w:tcPr>
          <w:p w:rsidR="006C31D0" w:rsidRPr="007E010C" w:rsidRDefault="006C31D0" w:rsidP="00251113">
            <w:pPr>
              <w:spacing w:after="0"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</w:p>
        </w:tc>
        <w:tc>
          <w:tcPr>
            <w:tcW w:w="900" w:type="dxa"/>
            <w:vMerge/>
          </w:tcPr>
          <w:p w:rsidR="006C31D0" w:rsidRPr="007E010C" w:rsidRDefault="006C31D0" w:rsidP="00251113">
            <w:pPr>
              <w:spacing w:after="0" w:line="360" w:lineRule="auto"/>
              <w:jc w:val="both"/>
              <w:rPr>
                <w:rFonts w:ascii="Nyala" w:hAnsi="Nyala"/>
                <w:b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4" w:space="0" w:color="auto"/>
            </w:tcBorders>
          </w:tcPr>
          <w:p w:rsidR="006C31D0" w:rsidRPr="007E010C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r w:rsidRPr="007E010C">
              <w:rPr>
                <w:rFonts w:ascii="Nyala" w:hAnsi="Nyala"/>
                <w:b/>
                <w:sz w:val="24"/>
                <w:szCs w:val="24"/>
              </w:rPr>
              <w:t>ከ0-</w:t>
            </w:r>
            <w:r>
              <w:rPr>
                <w:rFonts w:ascii="Nyala" w:hAnsi="Nyala"/>
                <w:b/>
                <w:sz w:val="24"/>
                <w:szCs w:val="24"/>
              </w:rPr>
              <w:t>1.</w:t>
            </w:r>
            <w:r w:rsidRPr="007E010C">
              <w:rPr>
                <w:rFonts w:ascii="Nyala" w:hAnsi="Nyala"/>
                <w:b/>
                <w:sz w:val="24"/>
                <w:szCs w:val="24"/>
              </w:rPr>
              <w:t>5</w:t>
            </w:r>
          </w:p>
          <w:p w:rsidR="006C31D0" w:rsidRPr="007E010C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ኪ.ሜ</w:t>
            </w:r>
            <w:proofErr w:type="spellEnd"/>
          </w:p>
        </w:tc>
        <w:tc>
          <w:tcPr>
            <w:tcW w:w="972" w:type="dxa"/>
            <w:tcBorders>
              <w:top w:val="single" w:sz="4" w:space="0" w:color="auto"/>
            </w:tcBorders>
          </w:tcPr>
          <w:p w:rsidR="006C31D0" w:rsidRPr="007E010C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r w:rsidRPr="007E010C">
              <w:rPr>
                <w:rFonts w:ascii="Nyala" w:hAnsi="Nyala"/>
                <w:b/>
                <w:sz w:val="24"/>
                <w:szCs w:val="24"/>
              </w:rPr>
              <w:t>ከ</w:t>
            </w:r>
            <w:r>
              <w:rPr>
                <w:rFonts w:ascii="Nyala" w:hAnsi="Nyala"/>
                <w:b/>
                <w:sz w:val="24"/>
                <w:szCs w:val="24"/>
              </w:rPr>
              <w:t xml:space="preserve">1.6 – 3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ኪ.ሜ</w:t>
            </w:r>
            <w:proofErr w:type="spellEnd"/>
          </w:p>
        </w:tc>
        <w:tc>
          <w:tcPr>
            <w:tcW w:w="963" w:type="dxa"/>
            <w:tcBorders>
              <w:top w:val="single" w:sz="4" w:space="0" w:color="auto"/>
            </w:tcBorders>
          </w:tcPr>
          <w:p w:rsidR="006C31D0" w:rsidRPr="007E010C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r w:rsidRPr="007E010C">
              <w:rPr>
                <w:rFonts w:ascii="Nyala" w:hAnsi="Nyala"/>
                <w:b/>
                <w:sz w:val="24"/>
                <w:szCs w:val="24"/>
              </w:rPr>
              <w:t>ከ</w:t>
            </w:r>
            <w:r>
              <w:rPr>
                <w:rFonts w:ascii="Nyala" w:hAnsi="Nyala"/>
                <w:b/>
                <w:sz w:val="24"/>
                <w:szCs w:val="24"/>
              </w:rPr>
              <w:t>3.1 - 7</w:t>
            </w:r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ኪ.ሜ</w:t>
            </w:r>
            <w:proofErr w:type="spellEnd"/>
          </w:p>
        </w:tc>
        <w:tc>
          <w:tcPr>
            <w:tcW w:w="999" w:type="dxa"/>
            <w:tcBorders>
              <w:top w:val="single" w:sz="4" w:space="0" w:color="auto"/>
            </w:tcBorders>
          </w:tcPr>
          <w:p w:rsidR="006C31D0" w:rsidRPr="007E010C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r w:rsidRPr="007E010C">
              <w:rPr>
                <w:rFonts w:ascii="Nyala" w:hAnsi="Nyala"/>
                <w:b/>
                <w:sz w:val="24"/>
                <w:szCs w:val="24"/>
              </w:rPr>
              <w:t>ከ</w:t>
            </w:r>
            <w:r>
              <w:rPr>
                <w:rFonts w:ascii="Nyala" w:hAnsi="Nyala"/>
                <w:b/>
                <w:sz w:val="24"/>
                <w:szCs w:val="24"/>
              </w:rPr>
              <w:t>7.1 –1</w:t>
            </w:r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0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ኪ.ሜ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:rsidR="006C31D0" w:rsidRPr="007E010C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r w:rsidRPr="007E010C">
              <w:rPr>
                <w:rFonts w:ascii="Nyala" w:hAnsi="Nyala"/>
                <w:b/>
                <w:sz w:val="24"/>
                <w:szCs w:val="24"/>
              </w:rPr>
              <w:t>ከ</w:t>
            </w:r>
            <w:r>
              <w:rPr>
                <w:rFonts w:ascii="Nyala" w:hAnsi="Nyala"/>
                <w:b/>
                <w:sz w:val="24"/>
                <w:szCs w:val="24"/>
              </w:rPr>
              <w:t>10.1 -15</w:t>
            </w:r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ኪ.ሜ</w:t>
            </w:r>
            <w:proofErr w:type="spellEnd"/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r w:rsidRPr="007E010C">
              <w:rPr>
                <w:rFonts w:ascii="Nyala" w:hAnsi="Nyala"/>
                <w:b/>
                <w:sz w:val="24"/>
                <w:szCs w:val="24"/>
              </w:rPr>
              <w:t>ከ</w:t>
            </w:r>
            <w:r>
              <w:rPr>
                <w:rFonts w:ascii="Nyala" w:hAnsi="Nyala"/>
                <w:b/>
                <w:sz w:val="24"/>
                <w:szCs w:val="24"/>
              </w:rPr>
              <w:t>15.1 -26</w:t>
            </w:r>
            <w:r w:rsidRPr="007E010C">
              <w:rPr>
                <w:rFonts w:ascii="Nyala" w:hAnsi="Nyala"/>
                <w:b/>
                <w:sz w:val="24"/>
                <w:szCs w:val="24"/>
              </w:rPr>
              <w:t xml:space="preserve"> </w:t>
            </w:r>
          </w:p>
          <w:p w:rsidR="006C31D0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ኪ.ሜ</w:t>
            </w:r>
            <w:proofErr w:type="spellEnd"/>
          </w:p>
          <w:p w:rsidR="006C31D0" w:rsidRPr="007E010C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r>
              <w:rPr>
                <w:rFonts w:ascii="Nyala" w:hAnsi="Nyala"/>
                <w:b/>
                <w:sz w:val="24"/>
                <w:szCs w:val="24"/>
              </w:rPr>
              <w:t>26.1-30</w:t>
            </w:r>
          </w:p>
          <w:p w:rsidR="006C31D0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ኪ.ሜ</w:t>
            </w:r>
            <w:proofErr w:type="spellEnd"/>
          </w:p>
          <w:p w:rsidR="006C31D0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</w:p>
          <w:p w:rsidR="006C31D0" w:rsidRPr="007E010C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r>
              <w:rPr>
                <w:rFonts w:ascii="Nyala" w:hAnsi="Nyala"/>
                <w:b/>
                <w:sz w:val="24"/>
                <w:szCs w:val="24"/>
              </w:rPr>
              <w:t>30.1-50</w:t>
            </w:r>
          </w:p>
          <w:p w:rsidR="006C31D0" w:rsidRPr="007E010C" w:rsidRDefault="006C31D0" w:rsidP="00251113">
            <w:pPr>
              <w:spacing w:after="0" w:line="360" w:lineRule="auto"/>
              <w:rPr>
                <w:rFonts w:ascii="Nyala" w:hAnsi="Nyala"/>
                <w:b/>
                <w:sz w:val="24"/>
                <w:szCs w:val="24"/>
              </w:rPr>
            </w:pP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ኪ.ሜ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</w:tcPr>
          <w:p w:rsidR="006C31D0" w:rsidRPr="007E010C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r w:rsidRPr="007E010C">
              <w:rPr>
                <w:rFonts w:ascii="Nyala" w:hAnsi="Nyala"/>
                <w:b/>
                <w:sz w:val="24"/>
                <w:szCs w:val="24"/>
              </w:rPr>
              <w:t>ከ</w:t>
            </w:r>
            <w:r>
              <w:rPr>
                <w:rFonts w:ascii="Nyala" w:hAnsi="Nyala"/>
                <w:b/>
                <w:sz w:val="24"/>
                <w:szCs w:val="24"/>
              </w:rPr>
              <w:t>90-110</w:t>
            </w:r>
          </w:p>
          <w:p w:rsidR="006C31D0" w:rsidRPr="007E010C" w:rsidRDefault="006C31D0" w:rsidP="00251113">
            <w:pPr>
              <w:spacing w:after="0"/>
              <w:rPr>
                <w:rFonts w:ascii="Nyala" w:hAnsi="Nyala"/>
                <w:b/>
                <w:sz w:val="24"/>
                <w:szCs w:val="24"/>
              </w:rPr>
            </w:pPr>
            <w:proofErr w:type="spellStart"/>
            <w:r w:rsidRPr="007E010C">
              <w:rPr>
                <w:rFonts w:ascii="Nyala" w:hAnsi="Nyala"/>
                <w:b/>
                <w:sz w:val="24"/>
                <w:szCs w:val="24"/>
              </w:rPr>
              <w:t>ኪ.ሜ</w:t>
            </w:r>
            <w:proofErr w:type="spellEnd"/>
          </w:p>
        </w:tc>
      </w:tr>
      <w:tr w:rsidR="006C31D0" w:rsidTr="00251113">
        <w:tc>
          <w:tcPr>
            <w:tcW w:w="648" w:type="dxa"/>
          </w:tcPr>
          <w:p w:rsidR="006C31D0" w:rsidRDefault="006C31D0" w:rsidP="00251113">
            <w:pPr>
              <w:spacing w:after="0" w:line="36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1602" w:type="dxa"/>
          </w:tcPr>
          <w:p w:rsidR="006C31D0" w:rsidRDefault="006C31D0" w:rsidP="00251113">
            <w:pPr>
              <w:spacing w:line="36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</w:tcPr>
          <w:p w:rsidR="006C31D0" w:rsidRDefault="006C31D0" w:rsidP="00251113">
            <w:pPr>
              <w:spacing w:line="36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864" w:type="dxa"/>
          </w:tcPr>
          <w:p w:rsidR="006C31D0" w:rsidRDefault="006C31D0" w:rsidP="00251113">
            <w:pPr>
              <w:spacing w:line="36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5.20</w:t>
            </w:r>
          </w:p>
        </w:tc>
        <w:tc>
          <w:tcPr>
            <w:tcW w:w="972" w:type="dxa"/>
          </w:tcPr>
          <w:p w:rsidR="006C31D0" w:rsidRDefault="006C31D0" w:rsidP="00251113">
            <w:pPr>
              <w:spacing w:line="36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4.40</w:t>
            </w:r>
          </w:p>
        </w:tc>
        <w:tc>
          <w:tcPr>
            <w:tcW w:w="963" w:type="dxa"/>
          </w:tcPr>
          <w:p w:rsidR="006C31D0" w:rsidRDefault="006C31D0" w:rsidP="00251113">
            <w:pPr>
              <w:spacing w:line="36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3.90</w:t>
            </w:r>
          </w:p>
        </w:tc>
        <w:tc>
          <w:tcPr>
            <w:tcW w:w="999" w:type="dxa"/>
          </w:tcPr>
          <w:p w:rsidR="006C31D0" w:rsidRDefault="006C31D0" w:rsidP="00251113">
            <w:pPr>
              <w:spacing w:line="36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3.70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6C31D0" w:rsidRDefault="006C31D0" w:rsidP="00251113">
            <w:pPr>
              <w:spacing w:line="36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3.50</w:t>
            </w:r>
          </w:p>
        </w:tc>
        <w:tc>
          <w:tcPr>
            <w:tcW w:w="1062" w:type="dxa"/>
            <w:tcBorders>
              <w:left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line="36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3.20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line="36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2.95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line="36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2.90</w:t>
            </w: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6C31D0" w:rsidRDefault="006C31D0" w:rsidP="00251113">
            <w:pPr>
              <w:spacing w:line="36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2.90</w:t>
            </w:r>
          </w:p>
        </w:tc>
      </w:tr>
      <w:tr w:rsidR="006C31D0" w:rsidTr="00251113">
        <w:trPr>
          <w:trHeight w:val="31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1</w:t>
            </w:r>
          </w:p>
        </w:tc>
        <w:tc>
          <w:tcPr>
            <w:tcW w:w="1602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</w:tr>
      <w:tr w:rsidR="006C31D0" w:rsidTr="00251113">
        <w:trPr>
          <w:trHeight w:val="33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2</w:t>
            </w:r>
          </w:p>
        </w:tc>
        <w:tc>
          <w:tcPr>
            <w:tcW w:w="1602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</w:tr>
      <w:tr w:rsidR="006C31D0" w:rsidTr="00251113">
        <w:trPr>
          <w:trHeight w:val="315"/>
        </w:trPr>
        <w:tc>
          <w:tcPr>
            <w:tcW w:w="648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3</w:t>
            </w:r>
          </w:p>
        </w:tc>
        <w:tc>
          <w:tcPr>
            <w:tcW w:w="1602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864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72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63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99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1062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</w:tr>
      <w:tr w:rsidR="006C31D0" w:rsidTr="00251113">
        <w:trPr>
          <w:trHeight w:val="330"/>
        </w:trPr>
        <w:tc>
          <w:tcPr>
            <w:tcW w:w="648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</w:rPr>
              <w:t>4</w:t>
            </w:r>
          </w:p>
        </w:tc>
        <w:tc>
          <w:tcPr>
            <w:tcW w:w="1602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864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72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63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99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1062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  <w:tc>
          <w:tcPr>
            <w:tcW w:w="900" w:type="dxa"/>
          </w:tcPr>
          <w:p w:rsidR="006C31D0" w:rsidRDefault="006C31D0" w:rsidP="00251113">
            <w:pPr>
              <w:spacing w:line="240" w:lineRule="auto"/>
              <w:jc w:val="both"/>
              <w:rPr>
                <w:rFonts w:ascii="Nyala" w:hAnsi="Nyala"/>
                <w:sz w:val="24"/>
                <w:szCs w:val="24"/>
              </w:rPr>
            </w:pPr>
          </w:p>
        </w:tc>
      </w:tr>
    </w:tbl>
    <w:p w:rsidR="006C31D0" w:rsidRPr="00BF19EA" w:rsidRDefault="006C31D0" w:rsidP="006C31D0">
      <w:pPr>
        <w:spacing w:line="360" w:lineRule="auto"/>
        <w:jc w:val="both"/>
        <w:rPr>
          <w:rFonts w:ascii="Nyala" w:hAnsi="Nyala"/>
          <w:sz w:val="24"/>
          <w:szCs w:val="24"/>
        </w:rPr>
      </w:pPr>
    </w:p>
    <w:p w:rsidR="006C31D0" w:rsidRDefault="006C31D0" w:rsidP="006C31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/>
          <w:sz w:val="24"/>
          <w:szCs w:val="24"/>
        </w:rPr>
        <w:lastRenderedPageBreak/>
        <w:t>ለአስፖልት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ኘላንት</w:t>
      </w:r>
      <w:proofErr w:type="spellEnd"/>
      <w:r>
        <w:rPr>
          <w:rFonts w:ascii="Nyala" w:hAnsi="Nyala"/>
          <w:sz w:val="24"/>
          <w:szCs w:val="24"/>
        </w:rPr>
        <w:t xml:space="preserve"> - ከ9.5 </w:t>
      </w:r>
      <w:proofErr w:type="spellStart"/>
      <w:r>
        <w:rPr>
          <w:rFonts w:ascii="Nyala" w:hAnsi="Nyala"/>
          <w:sz w:val="24"/>
          <w:szCs w:val="24"/>
        </w:rPr>
        <w:t>ኪ.ሜትር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እስከ</w:t>
      </w:r>
      <w:proofErr w:type="spellEnd"/>
      <w:r>
        <w:rPr>
          <w:rFonts w:ascii="Nyala" w:hAnsi="Nyala"/>
          <w:sz w:val="24"/>
          <w:szCs w:val="24"/>
        </w:rPr>
        <w:t xml:space="preserve"> 15 </w:t>
      </w:r>
      <w:proofErr w:type="spellStart"/>
      <w:r>
        <w:rPr>
          <w:rFonts w:ascii="Nyala" w:hAnsi="Nyala"/>
          <w:sz w:val="24"/>
          <w:szCs w:val="24"/>
        </w:rPr>
        <w:t>ኪ.ሜትር</w:t>
      </w:r>
      <w:proofErr w:type="spellEnd"/>
      <w:r>
        <w:rPr>
          <w:rFonts w:ascii="Nyala" w:hAnsi="Nyala"/>
          <w:sz w:val="24"/>
          <w:szCs w:val="24"/>
        </w:rPr>
        <w:t xml:space="preserve">     ----  </w:t>
      </w:r>
      <w:proofErr w:type="spellStart"/>
      <w:r>
        <w:rPr>
          <w:rFonts w:ascii="Nyala" w:hAnsi="Nyala"/>
          <w:sz w:val="24"/>
          <w:szCs w:val="24"/>
        </w:rPr>
        <w:t>ዋጋው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del w:id="0" w:author="Mengistu" w:date="2019-04-13T17:56:00Z">
        <w:r w:rsidDel="007B76C8">
          <w:rPr>
            <w:rFonts w:ascii="Nyala" w:hAnsi="Nyala"/>
            <w:sz w:val="24"/>
            <w:szCs w:val="24"/>
          </w:rPr>
          <w:delText xml:space="preserve">850 </w:delText>
        </w:r>
      </w:del>
      <w:ins w:id="1" w:author="Mengistu" w:date="2019-04-13T17:56:00Z">
        <w:r w:rsidR="007B76C8">
          <w:rPr>
            <w:rFonts w:ascii="Nyala" w:hAnsi="Nyala"/>
            <w:sz w:val="24"/>
            <w:szCs w:val="24"/>
          </w:rPr>
          <w:t xml:space="preserve"> </w:t>
        </w:r>
        <w:r w:rsidR="007B76C8">
          <w:rPr>
            <w:rFonts w:ascii="Nyala" w:hAnsi="Nyala"/>
            <w:sz w:val="24"/>
            <w:szCs w:val="24"/>
          </w:rPr>
          <w:t xml:space="preserve"> </w:t>
        </w:r>
      </w:ins>
      <w:proofErr w:type="spellStart"/>
      <w:r>
        <w:rPr>
          <w:rFonts w:ascii="Nyala" w:hAnsi="Nyala"/>
          <w:sz w:val="24"/>
          <w:szCs w:val="24"/>
        </w:rPr>
        <w:t>ብር</w:t>
      </w:r>
      <w:proofErr w:type="spellEnd"/>
      <w:r>
        <w:rPr>
          <w:rFonts w:ascii="Nyala" w:hAnsi="Nyala"/>
          <w:sz w:val="24"/>
          <w:szCs w:val="24"/>
        </w:rPr>
        <w:t xml:space="preserve"> </w:t>
      </w:r>
    </w:p>
    <w:p w:rsidR="006C31D0" w:rsidRDefault="006C31D0" w:rsidP="006C31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/>
          <w:sz w:val="24"/>
          <w:szCs w:val="24"/>
        </w:rPr>
        <w:t>አስፖልት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ኘላንት</w:t>
      </w:r>
      <w:proofErr w:type="spellEnd"/>
      <w:r>
        <w:rPr>
          <w:rFonts w:ascii="Nyala" w:hAnsi="Nyala"/>
          <w:sz w:val="24"/>
          <w:szCs w:val="24"/>
        </w:rPr>
        <w:t xml:space="preserve">   - ከ15.1 </w:t>
      </w:r>
      <w:proofErr w:type="spellStart"/>
      <w:r>
        <w:rPr>
          <w:rFonts w:ascii="Nyala" w:hAnsi="Nyala"/>
          <w:sz w:val="24"/>
          <w:szCs w:val="24"/>
        </w:rPr>
        <w:t>ኪ.ሜትር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እስከ</w:t>
      </w:r>
      <w:proofErr w:type="spellEnd"/>
      <w:r>
        <w:rPr>
          <w:rFonts w:ascii="Nyala" w:hAnsi="Nyala"/>
          <w:sz w:val="24"/>
          <w:szCs w:val="24"/>
        </w:rPr>
        <w:t xml:space="preserve"> 20 </w:t>
      </w:r>
      <w:proofErr w:type="spellStart"/>
      <w:r>
        <w:rPr>
          <w:rFonts w:ascii="Nyala" w:hAnsi="Nyala"/>
          <w:sz w:val="24"/>
          <w:szCs w:val="24"/>
        </w:rPr>
        <w:t>ኪ.ሜትር</w:t>
      </w:r>
      <w:proofErr w:type="spellEnd"/>
      <w:r>
        <w:rPr>
          <w:rFonts w:ascii="Nyala" w:hAnsi="Nyala"/>
          <w:sz w:val="24"/>
          <w:szCs w:val="24"/>
        </w:rPr>
        <w:t xml:space="preserve">    ---- </w:t>
      </w:r>
      <w:proofErr w:type="spellStart"/>
      <w:r>
        <w:rPr>
          <w:rFonts w:ascii="Nyala" w:hAnsi="Nyala"/>
          <w:sz w:val="24"/>
          <w:szCs w:val="24"/>
        </w:rPr>
        <w:t>ዋጋው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del w:id="2" w:author="Mengistu" w:date="2019-04-13T17:56:00Z">
        <w:r w:rsidDel="007B76C8">
          <w:rPr>
            <w:rFonts w:ascii="Nyala" w:hAnsi="Nyala"/>
            <w:sz w:val="24"/>
            <w:szCs w:val="24"/>
          </w:rPr>
          <w:delText xml:space="preserve">1100 </w:delText>
        </w:r>
      </w:del>
      <w:ins w:id="3" w:author="Mengistu" w:date="2019-04-13T17:56:00Z">
        <w:r w:rsidR="007B76C8">
          <w:rPr>
            <w:rFonts w:ascii="Nyala" w:hAnsi="Nyala"/>
            <w:sz w:val="24"/>
            <w:szCs w:val="24"/>
          </w:rPr>
          <w:t xml:space="preserve"> </w:t>
        </w:r>
        <w:r w:rsidR="007B76C8">
          <w:rPr>
            <w:rFonts w:ascii="Nyala" w:hAnsi="Nyala"/>
            <w:sz w:val="24"/>
            <w:szCs w:val="24"/>
          </w:rPr>
          <w:t xml:space="preserve"> </w:t>
        </w:r>
      </w:ins>
      <w:proofErr w:type="spellStart"/>
      <w:r>
        <w:rPr>
          <w:rFonts w:ascii="Nyala" w:hAnsi="Nyala"/>
          <w:sz w:val="24"/>
          <w:szCs w:val="24"/>
        </w:rPr>
        <w:t>ብር</w:t>
      </w:r>
      <w:proofErr w:type="spellEnd"/>
    </w:p>
    <w:p w:rsidR="006C31D0" w:rsidRPr="006C31D0" w:rsidRDefault="006C31D0" w:rsidP="006C31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/>
          <w:sz w:val="24"/>
          <w:szCs w:val="24"/>
        </w:rPr>
        <w:t>ከአስፓልት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ኘላንት</w:t>
      </w:r>
      <w:proofErr w:type="spellEnd"/>
      <w:r>
        <w:rPr>
          <w:rFonts w:ascii="Nyala" w:hAnsi="Nyala"/>
          <w:sz w:val="24"/>
          <w:szCs w:val="24"/>
        </w:rPr>
        <w:t xml:space="preserve">  - ከ20.1 </w:t>
      </w:r>
      <w:proofErr w:type="spellStart"/>
      <w:r>
        <w:rPr>
          <w:rFonts w:ascii="Nyala" w:hAnsi="Nyala"/>
          <w:sz w:val="24"/>
          <w:szCs w:val="24"/>
        </w:rPr>
        <w:t>ኪ.ሜትር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እስከ</w:t>
      </w:r>
      <w:proofErr w:type="spellEnd"/>
      <w:r>
        <w:rPr>
          <w:rFonts w:ascii="Nyala" w:hAnsi="Nyala"/>
          <w:sz w:val="24"/>
          <w:szCs w:val="24"/>
        </w:rPr>
        <w:t xml:space="preserve"> 25 </w:t>
      </w:r>
      <w:proofErr w:type="spellStart"/>
      <w:r>
        <w:rPr>
          <w:rFonts w:ascii="Nyala" w:hAnsi="Nyala"/>
          <w:sz w:val="24"/>
          <w:szCs w:val="24"/>
        </w:rPr>
        <w:t>ኪ.ሜትር</w:t>
      </w:r>
      <w:proofErr w:type="spellEnd"/>
      <w:r>
        <w:rPr>
          <w:rFonts w:ascii="Nyala" w:hAnsi="Nyala"/>
          <w:sz w:val="24"/>
          <w:szCs w:val="24"/>
        </w:rPr>
        <w:t xml:space="preserve">   ----- </w:t>
      </w:r>
      <w:proofErr w:type="spellStart"/>
      <w:r>
        <w:rPr>
          <w:rFonts w:ascii="Nyala" w:hAnsi="Nyala"/>
          <w:sz w:val="24"/>
          <w:szCs w:val="24"/>
        </w:rPr>
        <w:t>ዋጋዉ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del w:id="4" w:author="Mengistu" w:date="2019-04-13T17:56:00Z">
        <w:r w:rsidDel="007B76C8">
          <w:rPr>
            <w:rFonts w:ascii="Nyala" w:hAnsi="Nyala"/>
            <w:sz w:val="24"/>
            <w:szCs w:val="24"/>
          </w:rPr>
          <w:delText xml:space="preserve">1350 </w:delText>
        </w:r>
      </w:del>
      <w:ins w:id="5" w:author="Mengistu" w:date="2019-04-13T17:56:00Z">
        <w:r w:rsidR="007B76C8">
          <w:rPr>
            <w:rFonts w:ascii="Nyala" w:hAnsi="Nyala"/>
            <w:sz w:val="24"/>
            <w:szCs w:val="24"/>
          </w:rPr>
          <w:t xml:space="preserve"> </w:t>
        </w:r>
        <w:r w:rsidR="007B76C8">
          <w:rPr>
            <w:rFonts w:ascii="Nyala" w:hAnsi="Nyala"/>
            <w:sz w:val="24"/>
            <w:szCs w:val="24"/>
          </w:rPr>
          <w:t xml:space="preserve"> </w:t>
        </w:r>
      </w:ins>
      <w:proofErr w:type="spellStart"/>
      <w:r>
        <w:rPr>
          <w:rFonts w:ascii="Nyala" w:hAnsi="Nyala"/>
          <w:sz w:val="24"/>
          <w:szCs w:val="24"/>
        </w:rPr>
        <w:t>ብር</w:t>
      </w:r>
      <w:proofErr w:type="spellEnd"/>
    </w:p>
    <w:p w:rsidR="006C31D0" w:rsidRPr="00EC27F7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EC27F7">
        <w:rPr>
          <w:rFonts w:ascii="Nyala" w:hAnsi="Nyala"/>
          <w:b/>
          <w:sz w:val="24"/>
          <w:szCs w:val="24"/>
          <w:u w:val="thick"/>
        </w:rPr>
        <w:t>አንቀጽ</w:t>
      </w:r>
      <w:proofErr w:type="spellEnd"/>
      <w:r w:rsidRPr="00EC27F7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EC27F7">
        <w:rPr>
          <w:rFonts w:ascii="Ge'ez-1" w:hAnsi="Ge'ez-1"/>
          <w:b/>
          <w:sz w:val="24"/>
          <w:szCs w:val="24"/>
          <w:u w:val="thick"/>
        </w:rPr>
        <w:t>Z</w:t>
      </w:r>
      <w:r w:rsidRPr="00EC27F7">
        <w:rPr>
          <w:rFonts w:ascii="Nyala" w:hAnsi="Nyala"/>
          <w:b/>
          <w:sz w:val="24"/>
          <w:szCs w:val="24"/>
          <w:u w:val="thick"/>
        </w:rPr>
        <w:t>ስት</w:t>
      </w:r>
      <w:proofErr w:type="spellEnd"/>
    </w:p>
    <w:p w:rsidR="006C31D0" w:rsidRPr="00554563" w:rsidRDefault="006C31D0" w:rsidP="006C31D0">
      <w:pPr>
        <w:spacing w:after="0"/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>
        <w:rPr>
          <w:rFonts w:ascii="Nyala" w:hAnsi="Nyala"/>
          <w:b/>
          <w:sz w:val="24"/>
          <w:szCs w:val="24"/>
          <w:u w:val="thick"/>
        </w:rPr>
        <w:t>የአከራይ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ግዴታ</w:t>
      </w:r>
      <w:proofErr w:type="spellEnd"/>
    </w:p>
    <w:p w:rsidR="006C31D0" w:rsidRDefault="006C31D0" w:rsidP="006C31D0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554563">
        <w:rPr>
          <w:rFonts w:ascii="Nyala" w:hAnsi="Nyala" w:cs="Nyala"/>
          <w:sz w:val="24"/>
          <w:szCs w:val="24"/>
        </w:rPr>
        <w:t>አከራይ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ለታሰበው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ስራ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አገልግሎት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ሊውሉ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በሚችሉ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በጥሩ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አቅምና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ብቃት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ላይ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ያሉ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ተሽከርካሪዎች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ለተከራይ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ማቅረብ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አለበት</w:t>
      </w:r>
      <w:proofErr w:type="spellEnd"/>
      <w:r w:rsidRPr="00554563">
        <w:rPr>
          <w:rFonts w:ascii="Nyala" w:hAnsi="Nyala"/>
          <w:sz w:val="24"/>
          <w:szCs w:val="24"/>
        </w:rPr>
        <w:t xml:space="preserve">፡፡ </w:t>
      </w:r>
    </w:p>
    <w:p w:rsidR="006C31D0" w:rsidRDefault="006C31D0" w:rsidP="006C31D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F7052E">
        <w:rPr>
          <w:rFonts w:ascii="Nyala" w:hAnsi="Nyala" w:cs="Nyala"/>
          <w:sz w:val="24"/>
          <w:szCs w:val="24"/>
        </w:rPr>
        <w:t>አከራይ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ጥሩ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ብቃት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ያላቸው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ሹፌርና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የሹፌር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ረዳቶች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ማቅረበ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አለበት</w:t>
      </w:r>
      <w:proofErr w:type="spellEnd"/>
      <w:r w:rsidRPr="00F7052E">
        <w:rPr>
          <w:rFonts w:ascii="Nyala" w:hAnsi="Nyala" w:cs="Nyala"/>
          <w:sz w:val="24"/>
          <w:szCs w:val="24"/>
        </w:rPr>
        <w:t>፡፡</w:t>
      </w:r>
    </w:p>
    <w:p w:rsidR="006C31D0" w:rsidRPr="00F7052E" w:rsidRDefault="006C31D0" w:rsidP="006C31D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 w:rsidRPr="00F7052E">
        <w:rPr>
          <w:rFonts w:ascii="Nyala" w:hAnsi="Nyala" w:cs="Nyala"/>
          <w:sz w:val="24"/>
          <w:szCs w:val="24"/>
        </w:rPr>
        <w:t>ለተሽከርካሪዎቹ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ሹፌርና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ረዳት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ደመወዝ</w:t>
      </w:r>
      <w:proofErr w:type="spellEnd"/>
      <w:r>
        <w:rPr>
          <w:rFonts w:ascii="Nyala" w:hAnsi="Nyala" w:cs="Nyala"/>
          <w:sz w:val="24"/>
          <w:szCs w:val="24"/>
        </w:rPr>
        <w:t xml:space="preserve">፣ </w:t>
      </w:r>
      <w:proofErr w:type="spellStart"/>
      <w:r w:rsidRPr="00F7052E">
        <w:rPr>
          <w:rFonts w:ascii="Nyala" w:hAnsi="Nyala" w:cs="Nyala"/>
          <w:sz w:val="24"/>
          <w:szCs w:val="24"/>
        </w:rPr>
        <w:t>የትራንሰፖርት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ወጪ</w:t>
      </w:r>
      <w:proofErr w:type="spellEnd"/>
      <w:r>
        <w:rPr>
          <w:rFonts w:ascii="Nyala" w:hAnsi="Nyala" w:cs="Nyala"/>
          <w:sz w:val="24"/>
          <w:szCs w:val="24"/>
        </w:rPr>
        <w:t xml:space="preserve">፣ </w:t>
      </w:r>
      <w:proofErr w:type="spellStart"/>
      <w:r w:rsidRPr="00F7052E">
        <w:rPr>
          <w:rFonts w:ascii="Nyala" w:hAnsi="Nyala" w:cs="Nyala"/>
          <w:sz w:val="24"/>
          <w:szCs w:val="24"/>
        </w:rPr>
        <w:t>የቀን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አበልና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ተያያዥ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ወጪዎች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በአካራይ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ይሸፈናሉ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፡፡ </w:t>
      </w:r>
    </w:p>
    <w:p w:rsidR="006C31D0" w:rsidRDefault="006C31D0" w:rsidP="006C31D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 w:rsidRPr="00F7052E">
        <w:rPr>
          <w:rFonts w:ascii="Nyala" w:hAnsi="Nyala" w:cs="Nyala"/>
          <w:sz w:val="24"/>
          <w:szCs w:val="24"/>
        </w:rPr>
        <w:t>አከራይ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ለሚያቀርባቸው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ተሸከርካዎች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የጥገና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የሰርቪስ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ወጪዎችን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ይሸፍናል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፡፡   </w:t>
      </w:r>
    </w:p>
    <w:p w:rsidR="006C31D0" w:rsidRDefault="006C31D0" w:rsidP="006C31D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 w:rsidRPr="00F7052E">
        <w:rPr>
          <w:rFonts w:ascii="Nyala" w:hAnsi="Nyala" w:cs="Nyala"/>
          <w:sz w:val="24"/>
          <w:szCs w:val="24"/>
        </w:rPr>
        <w:t>አከራይ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በመደበው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ሹፌር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ይሁን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ረዳት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እንዲሁም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በተሽከርካሪው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ምክንያት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በሰው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ላይ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ይሁን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በንብረት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ላይ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ለሚያደርሰው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ጉዳት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ለሚመጡ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የወንጀልና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የፍትሕ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ብሔር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ተጠያቂነቶች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 xml:space="preserve">  </w:t>
      </w:r>
      <w:proofErr w:type="spellStart"/>
      <w:r w:rsidRPr="00F7052E">
        <w:rPr>
          <w:rFonts w:ascii="Nyala" w:hAnsi="Nyala" w:cs="Nyala"/>
          <w:sz w:val="24"/>
          <w:szCs w:val="24"/>
        </w:rPr>
        <w:t>ሙሉ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ኃላፊነት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ይወስዳል</w:t>
      </w:r>
      <w:proofErr w:type="spellEnd"/>
      <w:r w:rsidRPr="00F7052E">
        <w:rPr>
          <w:rFonts w:ascii="Nyala" w:hAnsi="Nyala" w:cs="Nyala"/>
          <w:sz w:val="24"/>
          <w:szCs w:val="24"/>
        </w:rPr>
        <w:t>፡፡</w:t>
      </w:r>
    </w:p>
    <w:p w:rsidR="006C31D0" w:rsidRPr="00F7052E" w:rsidRDefault="006C31D0" w:rsidP="006C31D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>
        <w:rPr>
          <w:rFonts w:ascii="Nyala" w:hAnsi="Nyala"/>
          <w:sz w:val="24"/>
          <w:szCs w:val="24"/>
        </w:rPr>
        <w:t>የተሸከርካ</w:t>
      </w:r>
      <w:r>
        <w:rPr>
          <w:rFonts w:ascii="Nyala" w:eastAsia="MingLiU" w:hAnsi="Nyala" w:cs="MingLiU"/>
          <w:sz w:val="24"/>
          <w:szCs w:val="24"/>
        </w:rPr>
        <w:t>ው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ሹፌ</w:t>
      </w:r>
      <w:r>
        <w:rPr>
          <w:rFonts w:ascii="Nyala" w:hAnsi="Nyala"/>
          <w:sz w:val="24"/>
          <w:szCs w:val="24"/>
        </w:rPr>
        <w:t>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ሥራውን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ለመስራት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ካልቻለ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ወይም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በብቃት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ካልተወጣ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አከራይ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ወዲያውኑ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መቀየር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አለበት</w:t>
      </w:r>
      <w:proofErr w:type="spellEnd"/>
      <w:r w:rsidRPr="00554563">
        <w:rPr>
          <w:rFonts w:ascii="Nyala" w:hAnsi="Nyala"/>
          <w:sz w:val="24"/>
          <w:szCs w:val="24"/>
        </w:rPr>
        <w:t>፡፡</w:t>
      </w:r>
    </w:p>
    <w:p w:rsidR="006C31D0" w:rsidRDefault="006C31D0" w:rsidP="006C31D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 w:rsidRPr="00F7052E">
        <w:rPr>
          <w:rFonts w:ascii="Nyala" w:hAnsi="Nyala" w:cs="Nyala"/>
          <w:sz w:val="24"/>
          <w:szCs w:val="24"/>
        </w:rPr>
        <w:t>አከራይ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 </w:t>
      </w:r>
      <w:proofErr w:type="spellStart"/>
      <w:r w:rsidRPr="00F7052E">
        <w:rPr>
          <w:rFonts w:ascii="Nyala" w:hAnsi="Nyala" w:cs="Nyala"/>
          <w:sz w:val="24"/>
          <w:szCs w:val="24"/>
        </w:rPr>
        <w:t>በሚያጓጉዘው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ማቴሪያል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ላይ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ለሚፈጠረው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ጉድለት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ኃላፊነቱን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7052E">
        <w:rPr>
          <w:rFonts w:ascii="Nyala" w:hAnsi="Nyala" w:cs="Nyala"/>
          <w:sz w:val="24"/>
          <w:szCs w:val="24"/>
        </w:rPr>
        <w:t>ይወስዳል</w:t>
      </w:r>
      <w:proofErr w:type="spellEnd"/>
      <w:r w:rsidRPr="00F7052E">
        <w:rPr>
          <w:rFonts w:ascii="Nyala" w:hAnsi="Nyala" w:cs="Nyala"/>
          <w:sz w:val="24"/>
          <w:szCs w:val="24"/>
        </w:rPr>
        <w:t xml:space="preserve">፡፡             </w:t>
      </w:r>
    </w:p>
    <w:p w:rsidR="006C31D0" w:rsidRDefault="006C31D0" w:rsidP="006C31D0">
      <w:pPr>
        <w:pStyle w:val="ListParagraph"/>
        <w:numPr>
          <w:ilvl w:val="1"/>
          <w:numId w:val="2"/>
        </w:numPr>
        <w:rPr>
          <w:rFonts w:ascii="Nyala" w:hAnsi="Nyala"/>
          <w:sz w:val="24"/>
          <w:szCs w:val="24"/>
        </w:rPr>
      </w:pPr>
      <w:proofErr w:type="spellStart"/>
      <w:r w:rsidRPr="00F55FDD">
        <w:rPr>
          <w:rFonts w:ascii="Nyala" w:hAnsi="Nyala"/>
          <w:sz w:val="24"/>
          <w:szCs w:val="24"/>
        </w:rPr>
        <w:t>አከራይ</w:t>
      </w:r>
      <w:proofErr w:type="spellEnd"/>
      <w:r w:rsidRPr="00F55FDD">
        <w:rPr>
          <w:rFonts w:ascii="Nyala" w:hAnsi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/>
          <w:sz w:val="24"/>
          <w:szCs w:val="24"/>
        </w:rPr>
        <w:t>ለአከራያቸው</w:t>
      </w:r>
      <w:proofErr w:type="spellEnd"/>
      <w:r w:rsidRPr="00F55FDD">
        <w:rPr>
          <w:rFonts w:ascii="Nyala" w:hAnsi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/>
          <w:sz w:val="24"/>
          <w:szCs w:val="24"/>
        </w:rPr>
        <w:t>ተሽከርካሪ</w:t>
      </w:r>
      <w:proofErr w:type="spellEnd"/>
      <w:r w:rsidRPr="00F55FDD">
        <w:rPr>
          <w:rFonts w:ascii="Nyala" w:hAnsi="Nyala"/>
          <w:sz w:val="24"/>
          <w:szCs w:val="24"/>
        </w:rPr>
        <w:t>/</w:t>
      </w:r>
      <w:proofErr w:type="spellStart"/>
      <w:r w:rsidRPr="00F55FDD">
        <w:rPr>
          <w:rFonts w:ascii="Nyala" w:hAnsi="Nyala"/>
          <w:sz w:val="24"/>
          <w:szCs w:val="24"/>
        </w:rPr>
        <w:t>ዎችና</w:t>
      </w:r>
      <w:proofErr w:type="spellEnd"/>
      <w:r w:rsidRPr="00F55FDD">
        <w:rPr>
          <w:rFonts w:ascii="Nyala" w:hAnsi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/>
          <w:sz w:val="24"/>
          <w:szCs w:val="24"/>
        </w:rPr>
        <w:t>የተሽከርካሪዎቹ</w:t>
      </w:r>
      <w:proofErr w:type="spellEnd"/>
      <w:r w:rsidRPr="00F55FDD">
        <w:rPr>
          <w:rFonts w:ascii="Nyala" w:hAnsi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/>
          <w:sz w:val="24"/>
          <w:szCs w:val="24"/>
        </w:rPr>
        <w:t>ሹፌሮች</w:t>
      </w:r>
      <w:proofErr w:type="spellEnd"/>
      <w:r w:rsidRPr="00F55FDD">
        <w:rPr>
          <w:rFonts w:ascii="Nyala" w:hAnsi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/>
          <w:sz w:val="24"/>
          <w:szCs w:val="24"/>
        </w:rPr>
        <w:t>እንዲሁም</w:t>
      </w:r>
      <w:proofErr w:type="spellEnd"/>
      <w:r w:rsidRPr="00F55FDD">
        <w:rPr>
          <w:rFonts w:ascii="Nyala" w:hAnsi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/>
          <w:sz w:val="24"/>
          <w:szCs w:val="24"/>
        </w:rPr>
        <w:t>ረዳቶች</w:t>
      </w:r>
      <w:proofErr w:type="spellEnd"/>
      <w:r w:rsidRPr="00F55FDD">
        <w:rPr>
          <w:rFonts w:ascii="Nyala" w:hAnsi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/>
          <w:sz w:val="24"/>
          <w:szCs w:val="24"/>
        </w:rPr>
        <w:t>ሙሉ</w:t>
      </w:r>
      <w:proofErr w:type="spellEnd"/>
      <w:r w:rsidRPr="00F55FDD">
        <w:rPr>
          <w:rFonts w:ascii="Nyala" w:hAnsi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/>
          <w:sz w:val="24"/>
          <w:szCs w:val="24"/>
        </w:rPr>
        <w:t>የኢንሹራንስ</w:t>
      </w:r>
      <w:proofErr w:type="spellEnd"/>
      <w:r w:rsidRPr="00F55FDD">
        <w:rPr>
          <w:rFonts w:ascii="Nyala" w:hAnsi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/>
          <w:sz w:val="24"/>
          <w:szCs w:val="24"/>
        </w:rPr>
        <w:t>ዋስትና</w:t>
      </w:r>
      <w:proofErr w:type="spellEnd"/>
      <w:r w:rsidRPr="00F55FDD">
        <w:rPr>
          <w:rFonts w:ascii="Nyala" w:hAnsi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/>
          <w:sz w:val="24"/>
          <w:szCs w:val="24"/>
        </w:rPr>
        <w:t>ሽፋን</w:t>
      </w:r>
      <w:proofErr w:type="spellEnd"/>
      <w:r w:rsidRPr="00F55FDD">
        <w:rPr>
          <w:rFonts w:ascii="Nyala" w:hAnsi="Nyala"/>
          <w:sz w:val="24"/>
          <w:szCs w:val="24"/>
        </w:rPr>
        <w:t xml:space="preserve"> </w:t>
      </w:r>
    </w:p>
    <w:p w:rsidR="006C31D0" w:rsidRDefault="006C31D0" w:rsidP="006C31D0">
      <w:pPr>
        <w:pStyle w:val="ListParagraph"/>
        <w:ind w:left="360"/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/>
          <w:sz w:val="24"/>
          <w:szCs w:val="24"/>
        </w:rPr>
        <w:t>እኒዲኖራቸው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ያደረጋል</w:t>
      </w:r>
      <w:proofErr w:type="spellEnd"/>
      <w:r w:rsidRPr="00F55FDD">
        <w:rPr>
          <w:rFonts w:ascii="Nyala" w:hAnsi="Nyala"/>
          <w:sz w:val="24"/>
          <w:szCs w:val="24"/>
        </w:rPr>
        <w:t>፡፡</w:t>
      </w:r>
    </w:p>
    <w:p w:rsidR="006C31D0" w:rsidRPr="00F310CE" w:rsidRDefault="006C31D0" w:rsidP="006C31D0">
      <w:pPr>
        <w:pStyle w:val="ListParagraph"/>
        <w:numPr>
          <w:ilvl w:val="1"/>
          <w:numId w:val="2"/>
        </w:numPr>
        <w:rPr>
          <w:rFonts w:ascii="Nyala" w:hAnsi="Nyala"/>
          <w:sz w:val="24"/>
          <w:szCs w:val="24"/>
        </w:rPr>
      </w:pPr>
      <w:proofErr w:type="spellStart"/>
      <w:r w:rsidRPr="00F310CE">
        <w:rPr>
          <w:rFonts w:ascii="Nyala" w:hAnsi="Nyala" w:cs="Nyala"/>
          <w:sz w:val="24"/>
          <w:szCs w:val="24"/>
        </w:rPr>
        <w:t>ተከራይ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ያለባለቤት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እውቅና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የተከራየውን</w:t>
      </w:r>
      <w:proofErr w:type="spellEnd"/>
      <w:r w:rsidRPr="00F310CE">
        <w:rPr>
          <w:rFonts w:ascii="Nyala" w:hAnsi="Nyala"/>
          <w:sz w:val="24"/>
          <w:szCs w:val="24"/>
        </w:rPr>
        <w:t>/</w:t>
      </w:r>
      <w:proofErr w:type="spellStart"/>
      <w:r w:rsidRPr="00F310CE">
        <w:rPr>
          <w:rFonts w:ascii="Nyala" w:hAnsi="Nyala"/>
          <w:sz w:val="24"/>
          <w:szCs w:val="24"/>
        </w:rPr>
        <w:t>ያቸውን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ተሽከርካሪዎች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ከስራው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ቦታ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ውጪ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ማንቀሳቀስ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አይችልም</w:t>
      </w:r>
      <w:proofErr w:type="spellEnd"/>
      <w:r w:rsidRPr="00F310CE">
        <w:rPr>
          <w:rFonts w:ascii="Nyala" w:hAnsi="Nyala"/>
          <w:sz w:val="24"/>
          <w:szCs w:val="24"/>
        </w:rPr>
        <w:t>፡፡</w:t>
      </w:r>
    </w:p>
    <w:p w:rsidR="006C31D0" w:rsidRPr="00EC27F7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EC27F7">
        <w:rPr>
          <w:rFonts w:ascii="Nyala" w:hAnsi="Nyala" w:cs="Nyala"/>
          <w:b/>
          <w:sz w:val="24"/>
          <w:szCs w:val="24"/>
          <w:u w:val="thick"/>
        </w:rPr>
        <w:t>አንቀጽ</w:t>
      </w:r>
      <w:proofErr w:type="spellEnd"/>
      <w:r w:rsidRPr="00EC27F7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EC27F7">
        <w:rPr>
          <w:rFonts w:ascii="Nyala" w:hAnsi="Nyala"/>
          <w:b/>
          <w:sz w:val="24"/>
          <w:szCs w:val="24"/>
          <w:u w:val="thick"/>
        </w:rPr>
        <w:t>አራት</w:t>
      </w:r>
      <w:proofErr w:type="spellEnd"/>
    </w:p>
    <w:p w:rsidR="006C31D0" w:rsidRPr="00EC27F7" w:rsidRDefault="006C31D0" w:rsidP="006C31D0">
      <w:pPr>
        <w:spacing w:after="0"/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EC27F7">
        <w:rPr>
          <w:rFonts w:ascii="Nyala" w:hAnsi="Nyala"/>
          <w:b/>
          <w:sz w:val="24"/>
          <w:szCs w:val="24"/>
          <w:u w:val="thick"/>
        </w:rPr>
        <w:t>የተከራይ</w:t>
      </w:r>
      <w:proofErr w:type="spellEnd"/>
      <w:r w:rsidRPr="00EC27F7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EC27F7">
        <w:rPr>
          <w:rFonts w:ascii="Nyala" w:hAnsi="Nyala"/>
          <w:b/>
          <w:sz w:val="24"/>
          <w:szCs w:val="24"/>
          <w:u w:val="thick"/>
        </w:rPr>
        <w:t>ግዴታ</w:t>
      </w:r>
      <w:proofErr w:type="spellEnd"/>
    </w:p>
    <w:p w:rsidR="006C31D0" w:rsidRPr="00194AB0" w:rsidRDefault="006C31D0" w:rsidP="006C31D0">
      <w:pPr>
        <w:pStyle w:val="ListParagraph"/>
        <w:numPr>
          <w:ilvl w:val="1"/>
          <w:numId w:val="4"/>
        </w:numPr>
        <w:spacing w:after="0"/>
        <w:jc w:val="both"/>
        <w:rPr>
          <w:rFonts w:ascii="Nyala" w:hAnsi="Nyala"/>
          <w:sz w:val="24"/>
          <w:szCs w:val="24"/>
        </w:rPr>
      </w:pPr>
      <w:proofErr w:type="spellStart"/>
      <w:r w:rsidRPr="00194AB0">
        <w:rPr>
          <w:rFonts w:ascii="Nyala" w:hAnsi="Nyala" w:cs="Nyala"/>
          <w:sz w:val="24"/>
          <w:szCs w:val="24"/>
        </w:rPr>
        <w:t>ተሽከርካሪዎቹ</w:t>
      </w:r>
      <w:proofErr w:type="spellEnd"/>
      <w:r w:rsidRPr="00194AB0">
        <w:rPr>
          <w:rFonts w:ascii="Nyala" w:hAnsi="Nyala"/>
          <w:sz w:val="24"/>
          <w:szCs w:val="24"/>
        </w:rPr>
        <w:t xml:space="preserve"> </w:t>
      </w:r>
      <w:proofErr w:type="spellStart"/>
      <w:r w:rsidRPr="00194AB0">
        <w:rPr>
          <w:rFonts w:ascii="Nyala" w:hAnsi="Nyala"/>
          <w:sz w:val="24"/>
          <w:szCs w:val="24"/>
        </w:rPr>
        <w:t>ለአ</w:t>
      </w:r>
      <w:r w:rsidRPr="00194AB0">
        <w:rPr>
          <w:rFonts w:ascii="Ge'ez-1" w:hAnsi="Ge'ez-1"/>
          <w:sz w:val="24"/>
          <w:szCs w:val="24"/>
        </w:rPr>
        <w:t>ÕÕ</w:t>
      </w:r>
      <w:r w:rsidRPr="00194AB0">
        <w:rPr>
          <w:rFonts w:ascii="Nyala" w:hAnsi="Nyala"/>
          <w:sz w:val="24"/>
          <w:szCs w:val="24"/>
        </w:rPr>
        <w:t>ዙት</w:t>
      </w:r>
      <w:proofErr w:type="spellEnd"/>
      <w:r w:rsidRPr="00194AB0">
        <w:rPr>
          <w:rFonts w:ascii="Nyala" w:hAnsi="Nyala"/>
          <w:sz w:val="24"/>
          <w:szCs w:val="24"/>
        </w:rPr>
        <w:t xml:space="preserve"> </w:t>
      </w:r>
      <w:proofErr w:type="spellStart"/>
      <w:r w:rsidRPr="00194AB0">
        <w:rPr>
          <w:rFonts w:ascii="Nyala" w:hAnsi="Nyala"/>
          <w:sz w:val="24"/>
          <w:szCs w:val="24"/>
        </w:rPr>
        <w:t>ማቴሪያል</w:t>
      </w:r>
      <w:proofErr w:type="spellEnd"/>
      <w:r w:rsidRPr="00194AB0">
        <w:rPr>
          <w:rFonts w:ascii="Nyala" w:hAnsi="Nyala"/>
          <w:sz w:val="24"/>
          <w:szCs w:val="24"/>
        </w:rPr>
        <w:t xml:space="preserve"> </w:t>
      </w:r>
      <w:proofErr w:type="spellStart"/>
      <w:r w:rsidRPr="00194AB0">
        <w:rPr>
          <w:rFonts w:ascii="Nyala" w:hAnsi="Nyala"/>
          <w:sz w:val="24"/>
          <w:szCs w:val="24"/>
        </w:rPr>
        <w:t>ሰነድ</w:t>
      </w:r>
      <w:proofErr w:type="spellEnd"/>
      <w:r w:rsidRPr="00194AB0">
        <w:rPr>
          <w:rFonts w:ascii="Nyala" w:hAnsi="Nyala"/>
          <w:sz w:val="24"/>
          <w:szCs w:val="24"/>
        </w:rPr>
        <w:t xml:space="preserve"> </w:t>
      </w:r>
      <w:proofErr w:type="spellStart"/>
      <w:r w:rsidRPr="00194AB0">
        <w:rPr>
          <w:rFonts w:ascii="Nyala" w:hAnsi="Nyala"/>
          <w:sz w:val="24"/>
          <w:szCs w:val="24"/>
        </w:rPr>
        <w:t>በተከራይ</w:t>
      </w:r>
      <w:proofErr w:type="spellEnd"/>
      <w:r w:rsidRPr="00194AB0">
        <w:rPr>
          <w:rFonts w:ascii="Nyala" w:hAnsi="Nyala"/>
          <w:sz w:val="24"/>
          <w:szCs w:val="24"/>
        </w:rPr>
        <w:t xml:space="preserve"> </w:t>
      </w:r>
      <w:proofErr w:type="spellStart"/>
      <w:r w:rsidRPr="00194AB0">
        <w:rPr>
          <w:rFonts w:ascii="Nyala" w:hAnsi="Nyala"/>
          <w:sz w:val="24"/>
          <w:szCs w:val="24"/>
        </w:rPr>
        <w:t>ተቆጣጣሪዎች</w:t>
      </w:r>
      <w:proofErr w:type="spellEnd"/>
      <w:r w:rsidRPr="00194AB0">
        <w:rPr>
          <w:rFonts w:ascii="Nyala" w:hAnsi="Nyala"/>
          <w:sz w:val="24"/>
          <w:szCs w:val="24"/>
        </w:rPr>
        <w:t xml:space="preserve"> </w:t>
      </w:r>
      <w:proofErr w:type="spellStart"/>
      <w:r w:rsidRPr="00194AB0">
        <w:rPr>
          <w:rFonts w:ascii="Nyala" w:hAnsi="Nyala"/>
          <w:sz w:val="24"/>
          <w:szCs w:val="24"/>
        </w:rPr>
        <w:t>በኩል</w:t>
      </w:r>
      <w:proofErr w:type="spellEnd"/>
      <w:r w:rsidRPr="00194AB0">
        <w:rPr>
          <w:rFonts w:ascii="Nyala" w:hAnsi="Nyala"/>
          <w:sz w:val="24"/>
          <w:szCs w:val="24"/>
        </w:rPr>
        <w:t xml:space="preserve"> </w:t>
      </w:r>
      <w:proofErr w:type="spellStart"/>
      <w:r w:rsidRPr="00194AB0">
        <w:rPr>
          <w:rFonts w:ascii="Nyala" w:hAnsi="Nyala"/>
          <w:sz w:val="24"/>
          <w:szCs w:val="24"/>
        </w:rPr>
        <w:t>ተመዝግቦ</w:t>
      </w:r>
      <w:proofErr w:type="spellEnd"/>
      <w:r w:rsidRPr="00194AB0">
        <w:rPr>
          <w:rFonts w:ascii="Nyala" w:hAnsi="Nyala"/>
          <w:sz w:val="24"/>
          <w:szCs w:val="24"/>
        </w:rPr>
        <w:t xml:space="preserve"> </w:t>
      </w:r>
      <w:proofErr w:type="spellStart"/>
      <w:r w:rsidRPr="00194AB0">
        <w:rPr>
          <w:rFonts w:ascii="Nyala" w:hAnsi="Nyala"/>
          <w:sz w:val="24"/>
          <w:szCs w:val="24"/>
        </w:rPr>
        <w:t>ለሹፌሮች</w:t>
      </w:r>
      <w:proofErr w:type="spellEnd"/>
      <w:r w:rsidRPr="00194AB0">
        <w:rPr>
          <w:rFonts w:ascii="Nyala" w:hAnsi="Nyala"/>
          <w:sz w:val="24"/>
          <w:szCs w:val="24"/>
        </w:rPr>
        <w:t xml:space="preserve"> </w:t>
      </w:r>
      <w:proofErr w:type="spellStart"/>
      <w:r w:rsidRPr="00194AB0">
        <w:rPr>
          <w:rFonts w:ascii="Nyala" w:hAnsi="Nyala"/>
          <w:sz w:val="24"/>
          <w:szCs w:val="24"/>
        </w:rPr>
        <w:t>ይሰጣል</w:t>
      </w:r>
      <w:proofErr w:type="spellEnd"/>
      <w:r w:rsidRPr="00194AB0">
        <w:rPr>
          <w:rFonts w:ascii="Nyala" w:hAnsi="Nyala"/>
          <w:sz w:val="24"/>
          <w:szCs w:val="24"/>
        </w:rPr>
        <w:t xml:space="preserve">፡፡ </w:t>
      </w:r>
    </w:p>
    <w:p w:rsidR="006C31D0" w:rsidRDefault="006C31D0" w:rsidP="006C31D0">
      <w:pPr>
        <w:pStyle w:val="ListParagraph"/>
        <w:numPr>
          <w:ilvl w:val="1"/>
          <w:numId w:val="4"/>
        </w:numPr>
        <w:tabs>
          <w:tab w:val="left" w:pos="1230"/>
        </w:tabs>
        <w:jc w:val="both"/>
        <w:rPr>
          <w:rFonts w:ascii="Nyala" w:hAnsi="Nyala"/>
          <w:sz w:val="24"/>
          <w:szCs w:val="24"/>
        </w:rPr>
      </w:pPr>
      <w:proofErr w:type="spellStart"/>
      <w:r w:rsidRPr="00F310CE">
        <w:rPr>
          <w:rFonts w:ascii="Nyala" w:hAnsi="Nyala" w:cs="Nyala"/>
          <w:sz w:val="24"/>
          <w:szCs w:val="24"/>
        </w:rPr>
        <w:t>ተሽከርካሪው</w:t>
      </w:r>
      <w:proofErr w:type="spellEnd"/>
      <w:r w:rsidRPr="00F310CE">
        <w:rPr>
          <w:rFonts w:ascii="Nyala" w:hAnsi="Nyala"/>
          <w:sz w:val="24"/>
          <w:szCs w:val="24"/>
        </w:rPr>
        <w:t>/</w:t>
      </w:r>
      <w:proofErr w:type="spellStart"/>
      <w:r w:rsidRPr="00F310CE">
        <w:rPr>
          <w:rFonts w:ascii="Nyala" w:hAnsi="Nyala"/>
          <w:sz w:val="24"/>
          <w:szCs w:val="24"/>
        </w:rPr>
        <w:t>ዎቹ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ይህ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የኪራይ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ውል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ጊዜ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እስኪያልቅ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ድረስ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በኘሮጀክቶች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ሳይቶች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ላይ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ተገቢውን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ጥበቃ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ይደርግላቸዋል</w:t>
      </w:r>
      <w:proofErr w:type="spellEnd"/>
      <w:r w:rsidRPr="00F310CE">
        <w:rPr>
          <w:rFonts w:ascii="Nyala" w:hAnsi="Nyala"/>
          <w:sz w:val="24"/>
          <w:szCs w:val="24"/>
        </w:rPr>
        <w:t xml:space="preserve">፡፡ </w:t>
      </w:r>
    </w:p>
    <w:p w:rsidR="006C31D0" w:rsidRPr="00570D54" w:rsidRDefault="006C31D0" w:rsidP="006C31D0">
      <w:pPr>
        <w:pStyle w:val="ListParagraph"/>
        <w:numPr>
          <w:ilvl w:val="1"/>
          <w:numId w:val="4"/>
        </w:numPr>
        <w:jc w:val="both"/>
        <w:rPr>
          <w:rFonts w:ascii="Nyala" w:hAnsi="Nyala"/>
          <w:sz w:val="24"/>
          <w:szCs w:val="24"/>
        </w:rPr>
      </w:pPr>
      <w:proofErr w:type="spellStart"/>
      <w:r w:rsidRPr="00F310CE">
        <w:rPr>
          <w:rFonts w:ascii="Nyala" w:hAnsi="Nyala" w:cs="Nyala"/>
          <w:sz w:val="24"/>
          <w:szCs w:val="24"/>
        </w:rPr>
        <w:t>ተሽከርካሪዎቹ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ለአ</w:t>
      </w:r>
      <w:r w:rsidRPr="00F310CE">
        <w:rPr>
          <w:rFonts w:ascii="Ge'ez-1" w:hAnsi="Ge'ez-1"/>
          <w:sz w:val="24"/>
          <w:szCs w:val="24"/>
        </w:rPr>
        <w:t>ÕÕ</w:t>
      </w:r>
      <w:r w:rsidRPr="00F310CE">
        <w:rPr>
          <w:rFonts w:ascii="Nyala" w:hAnsi="Nyala"/>
          <w:sz w:val="24"/>
          <w:szCs w:val="24"/>
        </w:rPr>
        <w:t>ዙት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ማቴሪያል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ሰነድ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በተከራይ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ተቆጣጣሪዎች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በኩል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ተመዝግቦ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ለሹፌሮች</w:t>
      </w:r>
      <w:proofErr w:type="spellEnd"/>
      <w:r w:rsidRPr="00F310CE">
        <w:rPr>
          <w:rFonts w:ascii="Nyala" w:hAnsi="Nyala"/>
          <w:sz w:val="24"/>
          <w:szCs w:val="24"/>
        </w:rPr>
        <w:t xml:space="preserve"> </w:t>
      </w:r>
      <w:proofErr w:type="spellStart"/>
      <w:r w:rsidRPr="00F310CE">
        <w:rPr>
          <w:rFonts w:ascii="Nyala" w:hAnsi="Nyala"/>
          <w:sz w:val="24"/>
          <w:szCs w:val="24"/>
        </w:rPr>
        <w:t>ይ</w:t>
      </w:r>
      <w:r w:rsidRPr="00570D54">
        <w:rPr>
          <w:rFonts w:ascii="Nyala" w:hAnsi="Nyala"/>
          <w:sz w:val="24"/>
          <w:szCs w:val="24"/>
        </w:rPr>
        <w:t>ሰጣል</w:t>
      </w:r>
      <w:proofErr w:type="spellEnd"/>
      <w:r w:rsidRPr="00570D54">
        <w:rPr>
          <w:rFonts w:ascii="Nyala" w:hAnsi="Nyala"/>
          <w:sz w:val="24"/>
          <w:szCs w:val="24"/>
        </w:rPr>
        <w:t xml:space="preserve">፡፡ </w:t>
      </w:r>
    </w:p>
    <w:p w:rsidR="006C31D0" w:rsidRDefault="006C31D0" w:rsidP="006C31D0">
      <w:pPr>
        <w:pStyle w:val="ListParagraph"/>
        <w:numPr>
          <w:ilvl w:val="1"/>
          <w:numId w:val="4"/>
        </w:numPr>
        <w:tabs>
          <w:tab w:val="left" w:pos="1230"/>
        </w:tabs>
        <w:jc w:val="both"/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/>
          <w:sz w:val="24"/>
          <w:szCs w:val="24"/>
        </w:rPr>
        <w:t>ከተከራይ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በሚቀርብለት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ጥያቄ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መሰረት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የኪራይ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ይፈፅማል</w:t>
      </w:r>
      <w:proofErr w:type="spellEnd"/>
      <w:r>
        <w:rPr>
          <w:rFonts w:ascii="Nyala" w:hAnsi="Nyala"/>
          <w:sz w:val="24"/>
          <w:szCs w:val="24"/>
        </w:rPr>
        <w:t>፡፡</w:t>
      </w:r>
    </w:p>
    <w:p w:rsidR="006C31D0" w:rsidRDefault="006C31D0" w:rsidP="006C31D0">
      <w:pPr>
        <w:pStyle w:val="ListParagraph"/>
        <w:numPr>
          <w:ilvl w:val="1"/>
          <w:numId w:val="4"/>
        </w:numPr>
        <w:tabs>
          <w:tab w:val="left" w:pos="1230"/>
        </w:tabs>
        <w:spacing w:after="0"/>
        <w:jc w:val="both"/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/>
          <w:sz w:val="24"/>
          <w:szCs w:val="24"/>
        </w:rPr>
        <w:t>ለተከራያቸው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ተሸከርካሪዎች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ነዳጅ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ዘይት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እና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ግሪስ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በክፍያ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ያቀርባል</w:t>
      </w:r>
      <w:proofErr w:type="spellEnd"/>
      <w:r>
        <w:rPr>
          <w:rFonts w:ascii="Nyala" w:hAnsi="Nyala"/>
          <w:sz w:val="24"/>
          <w:szCs w:val="24"/>
        </w:rPr>
        <w:t>፡፡</w:t>
      </w:r>
    </w:p>
    <w:p w:rsidR="006C31D0" w:rsidRDefault="006C31D0" w:rsidP="006C31D0">
      <w:pPr>
        <w:pStyle w:val="ListParagraph"/>
        <w:numPr>
          <w:ilvl w:val="1"/>
          <w:numId w:val="4"/>
        </w:numPr>
        <w:spacing w:after="0"/>
        <w:jc w:val="both"/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 w:cs="Nyala"/>
          <w:sz w:val="24"/>
          <w:szCs w:val="24"/>
        </w:rPr>
        <w:t>አከራይ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ላ</w:t>
      </w:r>
      <w:r w:rsidRPr="0003674F">
        <w:rPr>
          <w:rFonts w:ascii="Ge'ez-1" w:hAnsi="Ge'ez-1"/>
          <w:sz w:val="24"/>
          <w:szCs w:val="24"/>
        </w:rPr>
        <w:t>ÕÕ</w:t>
      </w:r>
      <w:r>
        <w:rPr>
          <w:rFonts w:ascii="Nyala" w:hAnsi="Nyala"/>
          <w:sz w:val="24"/>
          <w:szCs w:val="24"/>
        </w:rPr>
        <w:t>ዘው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ማቴሪያል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ሰነድ</w:t>
      </w:r>
      <w:proofErr w:type="spellEnd"/>
      <w:r w:rsidRPr="0003674F">
        <w:rPr>
          <w:rFonts w:ascii="Nyala" w:hAnsi="Nyala"/>
          <w:sz w:val="24"/>
          <w:szCs w:val="24"/>
        </w:rPr>
        <w:t xml:space="preserve">  </w:t>
      </w:r>
      <w:proofErr w:type="spellStart"/>
      <w:r>
        <w:rPr>
          <w:rFonts w:ascii="Nyala" w:hAnsi="Nyala"/>
          <w:sz w:val="24"/>
          <w:szCs w:val="24"/>
        </w:rPr>
        <w:t>በ</w:t>
      </w:r>
      <w:r w:rsidRPr="0003674F">
        <w:rPr>
          <w:rFonts w:ascii="Nyala" w:hAnsi="Nyala"/>
          <w:sz w:val="24"/>
          <w:szCs w:val="24"/>
        </w:rPr>
        <w:t>ተቆጣጣሪዎች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በኩል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መዝግቦ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ለ</w:t>
      </w:r>
      <w:r>
        <w:rPr>
          <w:rFonts w:ascii="Nyala" w:hAnsi="Nyala"/>
          <w:sz w:val="24"/>
          <w:szCs w:val="24"/>
        </w:rPr>
        <w:t>አከራይ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ሹፌሮች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ይሰጣል</w:t>
      </w:r>
      <w:proofErr w:type="spellEnd"/>
      <w:r w:rsidRPr="0003674F">
        <w:rPr>
          <w:rFonts w:ascii="Nyala" w:hAnsi="Nyala"/>
          <w:sz w:val="24"/>
          <w:szCs w:val="24"/>
        </w:rPr>
        <w:t xml:space="preserve">፡፡ </w:t>
      </w:r>
    </w:p>
    <w:p w:rsidR="006C31D0" w:rsidRPr="00127DA2" w:rsidRDefault="006C31D0" w:rsidP="006C31D0">
      <w:pPr>
        <w:pStyle w:val="ListParagraph"/>
        <w:spacing w:after="0"/>
        <w:ind w:left="360"/>
        <w:jc w:val="both"/>
        <w:rPr>
          <w:rFonts w:ascii="Nyala" w:hAnsi="Nyala"/>
          <w:sz w:val="24"/>
          <w:szCs w:val="24"/>
        </w:rPr>
      </w:pPr>
    </w:p>
    <w:p w:rsidR="006C31D0" w:rsidRDefault="006C31D0" w:rsidP="006C31D0">
      <w:pPr>
        <w:jc w:val="center"/>
        <w:rPr>
          <w:rFonts w:ascii="Nyala" w:hAnsi="Nyala"/>
          <w:b/>
          <w:sz w:val="24"/>
          <w:szCs w:val="24"/>
        </w:rPr>
      </w:pPr>
    </w:p>
    <w:p w:rsidR="006C31D0" w:rsidRDefault="006C31D0" w:rsidP="006C31D0">
      <w:pPr>
        <w:jc w:val="center"/>
        <w:rPr>
          <w:rFonts w:ascii="Nyala" w:hAnsi="Nyala"/>
          <w:b/>
          <w:sz w:val="24"/>
          <w:szCs w:val="24"/>
        </w:rPr>
      </w:pPr>
    </w:p>
    <w:p w:rsidR="006C31D0" w:rsidRDefault="006C31D0" w:rsidP="006C31D0">
      <w:pPr>
        <w:jc w:val="center"/>
        <w:rPr>
          <w:rFonts w:ascii="Nyala" w:hAnsi="Nyala"/>
          <w:b/>
          <w:sz w:val="24"/>
          <w:szCs w:val="24"/>
        </w:rPr>
      </w:pPr>
    </w:p>
    <w:p w:rsidR="006C31D0" w:rsidRDefault="006C31D0" w:rsidP="006C31D0">
      <w:pPr>
        <w:jc w:val="center"/>
        <w:rPr>
          <w:rFonts w:ascii="Nyala" w:hAnsi="Nyala"/>
          <w:b/>
          <w:sz w:val="24"/>
          <w:szCs w:val="24"/>
        </w:rPr>
      </w:pPr>
    </w:p>
    <w:p w:rsidR="006C31D0" w:rsidRPr="00127DA2" w:rsidRDefault="006C31D0" w:rsidP="006C31D0">
      <w:pPr>
        <w:jc w:val="center"/>
        <w:rPr>
          <w:rFonts w:ascii="Nyala" w:hAnsi="Nyala"/>
          <w:b/>
          <w:sz w:val="24"/>
          <w:szCs w:val="24"/>
          <w:u w:val="single"/>
        </w:rPr>
      </w:pPr>
      <w:r w:rsidRPr="00127DA2">
        <w:rPr>
          <w:rFonts w:ascii="Nyala" w:hAnsi="Nyala"/>
          <w:b/>
          <w:sz w:val="24"/>
          <w:szCs w:val="24"/>
        </w:rPr>
        <w:lastRenderedPageBreak/>
        <w:t xml:space="preserve"> </w:t>
      </w:r>
      <w:proofErr w:type="spellStart"/>
      <w:r w:rsidRPr="00127DA2">
        <w:rPr>
          <w:rFonts w:ascii="Nyala" w:hAnsi="Nyala"/>
          <w:b/>
          <w:sz w:val="24"/>
          <w:szCs w:val="24"/>
          <w:u w:val="single"/>
        </w:rPr>
        <w:t>አንቀጽ</w:t>
      </w:r>
      <w:proofErr w:type="spellEnd"/>
      <w:r w:rsidRPr="00127DA2"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127DA2">
        <w:rPr>
          <w:rFonts w:ascii="Nyala" w:hAnsi="Nyala"/>
          <w:b/>
          <w:sz w:val="24"/>
          <w:szCs w:val="24"/>
          <w:u w:val="single"/>
        </w:rPr>
        <w:t>አምስት</w:t>
      </w:r>
      <w:proofErr w:type="spellEnd"/>
      <w:r w:rsidRPr="00127DA2">
        <w:rPr>
          <w:rFonts w:ascii="Nyala" w:hAnsi="Nyala"/>
          <w:b/>
          <w:sz w:val="24"/>
          <w:szCs w:val="24"/>
          <w:u w:val="single"/>
        </w:rPr>
        <w:t xml:space="preserve">  </w:t>
      </w:r>
    </w:p>
    <w:p w:rsidR="006C31D0" w:rsidRPr="00127DA2" w:rsidRDefault="006C31D0" w:rsidP="006C31D0">
      <w:pPr>
        <w:pStyle w:val="ListParagraph"/>
        <w:spacing w:before="240"/>
        <w:ind w:left="360"/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127DA2">
        <w:rPr>
          <w:rFonts w:ascii="Nyala" w:hAnsi="Nyala"/>
          <w:b/>
          <w:sz w:val="24"/>
          <w:szCs w:val="24"/>
          <w:u w:val="thick"/>
        </w:rPr>
        <w:t>ስለ</w:t>
      </w:r>
      <w:proofErr w:type="spellEnd"/>
      <w:r w:rsidRPr="00127DA2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127DA2">
        <w:rPr>
          <w:rFonts w:ascii="Nyala" w:hAnsi="Nyala"/>
          <w:b/>
          <w:sz w:val="24"/>
          <w:szCs w:val="24"/>
          <w:u w:val="thick"/>
        </w:rPr>
        <w:t>ነዳጅ</w:t>
      </w:r>
      <w:proofErr w:type="spellEnd"/>
      <w:r w:rsidRPr="00127DA2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127DA2">
        <w:rPr>
          <w:rFonts w:ascii="Nyala" w:hAnsi="Nyala"/>
          <w:b/>
          <w:sz w:val="24"/>
          <w:szCs w:val="24"/>
          <w:u w:val="thick"/>
        </w:rPr>
        <w:t>ዘይት</w:t>
      </w:r>
      <w:proofErr w:type="spellEnd"/>
      <w:r w:rsidRPr="00127DA2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127DA2">
        <w:rPr>
          <w:rFonts w:ascii="Nyala" w:hAnsi="Nyala"/>
          <w:b/>
          <w:sz w:val="24"/>
          <w:szCs w:val="24"/>
          <w:u w:val="thick"/>
        </w:rPr>
        <w:t>እና</w:t>
      </w:r>
      <w:proofErr w:type="spellEnd"/>
      <w:r w:rsidRPr="00127DA2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127DA2">
        <w:rPr>
          <w:rFonts w:ascii="Nyala" w:hAnsi="Nyala"/>
          <w:b/>
          <w:sz w:val="24"/>
          <w:szCs w:val="24"/>
          <w:u w:val="thick"/>
        </w:rPr>
        <w:t>ግሪስ</w:t>
      </w:r>
      <w:proofErr w:type="spellEnd"/>
      <w:r w:rsidRPr="00127DA2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127DA2">
        <w:rPr>
          <w:rFonts w:ascii="Nyala" w:hAnsi="Nyala"/>
          <w:b/>
          <w:sz w:val="24"/>
          <w:szCs w:val="24"/>
          <w:u w:val="thick"/>
        </w:rPr>
        <w:t>አቅርቦትና</w:t>
      </w:r>
      <w:proofErr w:type="spellEnd"/>
      <w:r w:rsidRPr="00127DA2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127DA2">
        <w:rPr>
          <w:rFonts w:ascii="Nyala" w:hAnsi="Nyala"/>
          <w:b/>
          <w:sz w:val="24"/>
          <w:szCs w:val="24"/>
          <w:u w:val="thick"/>
        </w:rPr>
        <w:t>ክፍያ</w:t>
      </w:r>
      <w:proofErr w:type="spellEnd"/>
    </w:p>
    <w:p w:rsidR="006C31D0" w:rsidRPr="001B1537" w:rsidRDefault="006C31D0" w:rsidP="006C31D0">
      <w:pPr>
        <w:pStyle w:val="ListParagraph"/>
        <w:numPr>
          <w:ilvl w:val="1"/>
          <w:numId w:val="5"/>
        </w:numPr>
        <w:spacing w:before="240"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 w:rsidRPr="00127DA2">
        <w:rPr>
          <w:rFonts w:ascii="Nyala" w:hAnsi="Nyala" w:cs="Nyala"/>
          <w:sz w:val="24"/>
          <w:szCs w:val="24"/>
        </w:rPr>
        <w:t>ተከራይ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ለአከራይ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ተሽከርካሪዎች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የሠሌዳ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ቁጥራቸውን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በመመዝገብና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ሹፌሮችን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በማስፈረም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ሙሉ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የነዳጅ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የዘይት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እና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ግሪስ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አቅርቦት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ይሰጣል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፡፡ </w:t>
      </w:r>
      <w:proofErr w:type="spellStart"/>
      <w:r w:rsidRPr="001B1537">
        <w:rPr>
          <w:rFonts w:ascii="Nyala" w:hAnsi="Nyala" w:cs="Nyala"/>
          <w:sz w:val="24"/>
          <w:szCs w:val="24"/>
        </w:rPr>
        <w:t>ወጪውንም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ተከራይ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ለአከራይ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ከሚከፈለው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ክፍያ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ላይ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ታሳቢ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በማድረግ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ተቀናሽ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B1537">
        <w:rPr>
          <w:rFonts w:ascii="Nyala" w:hAnsi="Nyala" w:cs="Nyala"/>
          <w:sz w:val="24"/>
          <w:szCs w:val="24"/>
        </w:rPr>
        <w:t>ያደርጋል</w:t>
      </w:r>
      <w:proofErr w:type="spellEnd"/>
      <w:r w:rsidRPr="001B1537">
        <w:rPr>
          <w:rFonts w:ascii="Nyala" w:hAnsi="Nyala" w:cs="Nyala"/>
          <w:sz w:val="24"/>
          <w:szCs w:val="24"/>
        </w:rPr>
        <w:t xml:space="preserve">፡፡ </w:t>
      </w:r>
    </w:p>
    <w:p w:rsidR="006C31D0" w:rsidRPr="00127DA2" w:rsidRDefault="006C31D0" w:rsidP="006C31D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 w:rsidRPr="00127DA2">
        <w:rPr>
          <w:rFonts w:ascii="Nyala" w:hAnsi="Nyala" w:cs="Nyala"/>
          <w:sz w:val="24"/>
          <w:szCs w:val="24"/>
        </w:rPr>
        <w:t>አከራይ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በአንቀጽ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4.1 </w:t>
      </w:r>
      <w:proofErr w:type="spellStart"/>
      <w:r w:rsidRPr="00127DA2">
        <w:rPr>
          <w:rFonts w:ascii="Nyala" w:hAnsi="Nyala" w:cs="Nyala"/>
          <w:sz w:val="24"/>
          <w:szCs w:val="24"/>
        </w:rPr>
        <w:t>ለተጠቀመው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የነዳጅ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እና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ዘይት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እና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ግሪስ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ፍጆታ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ማረጋገጫ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ደብዳቤ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ለተከራይ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ይሰጠዋል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፡፡ </w:t>
      </w:r>
    </w:p>
    <w:p w:rsidR="006C31D0" w:rsidRPr="00127DA2" w:rsidRDefault="006C31D0" w:rsidP="006C31D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 w:rsidRPr="00127DA2">
        <w:rPr>
          <w:rFonts w:ascii="Nyala" w:hAnsi="Nyala" w:cs="Nyala"/>
          <w:sz w:val="24"/>
          <w:szCs w:val="24"/>
        </w:rPr>
        <w:t>ተከራይ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ለአከራይ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ተሽከርካሪዎች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ነዳጅ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የሚያቀርብበት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የነዳጅ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ዋጋ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</w:t>
      </w:r>
      <w:del w:id="6" w:author="Mengistu" w:date="2019-04-13T17:59:00Z">
        <w:r w:rsidRPr="00127DA2" w:rsidDel="00DB6009">
          <w:rPr>
            <w:rFonts w:ascii="Nyala" w:hAnsi="Nyala" w:cs="Nyala"/>
            <w:sz w:val="24"/>
            <w:szCs w:val="24"/>
          </w:rPr>
          <w:delText>17.00</w:delText>
        </w:r>
      </w:del>
      <w:ins w:id="7" w:author="Mengistu" w:date="2019-04-13T17:59:00Z">
        <w:r w:rsidR="00DB6009">
          <w:rPr>
            <w:rFonts w:ascii="Nyala" w:hAnsi="Nyala" w:cs="Nyala"/>
            <w:sz w:val="24"/>
            <w:szCs w:val="24"/>
          </w:rPr>
          <w:t xml:space="preserve">      </w:t>
        </w:r>
      </w:ins>
      <w:r w:rsidRPr="00127DA2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ይሆናል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፡፡ </w:t>
      </w:r>
    </w:p>
    <w:p w:rsidR="006C31D0" w:rsidRPr="00BF19EA" w:rsidRDefault="006C31D0" w:rsidP="006C31D0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አከራይ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ከተከራይ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ነዳጅ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ወይም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አይት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እና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ግሪስ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ፈርመው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የሚወስዱ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የሹፌሮችን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ስም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ዝርዝር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ለተከራይ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በጽሁፍ</w:t>
      </w:r>
      <w:proofErr w:type="spellEnd"/>
      <w:r w:rsidRPr="00F55FD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55FDD">
        <w:rPr>
          <w:rFonts w:ascii="Nyala" w:hAnsi="Nyala" w:cs="Nyala"/>
          <w:sz w:val="24"/>
          <w:szCs w:val="24"/>
        </w:rPr>
        <w:t>ያሳውቃል</w:t>
      </w:r>
      <w:proofErr w:type="spellEnd"/>
      <w:r w:rsidRPr="00F55FDD">
        <w:rPr>
          <w:rFonts w:ascii="Nyala" w:hAnsi="Nyala" w:cs="Nyala"/>
          <w:sz w:val="24"/>
          <w:szCs w:val="24"/>
        </w:rPr>
        <w:t>፡፡</w:t>
      </w:r>
    </w:p>
    <w:p w:rsidR="006C31D0" w:rsidRPr="00554563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አንቀጽ</w:t>
      </w:r>
      <w:proofErr w:type="spellEnd"/>
      <w:r w:rsidRPr="00554563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ስድስት</w:t>
      </w:r>
      <w:proofErr w:type="spellEnd"/>
      <w:r w:rsidRPr="00554563">
        <w:rPr>
          <w:rFonts w:ascii="Nyala" w:hAnsi="Nyala"/>
          <w:b/>
          <w:sz w:val="24"/>
          <w:szCs w:val="24"/>
          <w:u w:val="thick"/>
        </w:rPr>
        <w:t xml:space="preserve"> </w:t>
      </w:r>
    </w:p>
    <w:p w:rsidR="006C31D0" w:rsidRPr="00554563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የኪራይ</w:t>
      </w:r>
      <w:proofErr w:type="spellEnd"/>
      <w:r w:rsidRPr="00554563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ሁኔታ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እና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አከፋፈል</w:t>
      </w:r>
      <w:proofErr w:type="spellEnd"/>
    </w:p>
    <w:p w:rsidR="006C31D0" w:rsidRDefault="006C31D0" w:rsidP="006C31D0">
      <w:pPr>
        <w:pStyle w:val="ListParagraph"/>
        <w:numPr>
          <w:ilvl w:val="1"/>
          <w:numId w:val="3"/>
        </w:numPr>
        <w:spacing w:after="0"/>
        <w:jc w:val="both"/>
        <w:rPr>
          <w:rFonts w:ascii="Nyala" w:hAnsi="Nyala"/>
          <w:sz w:val="24"/>
          <w:szCs w:val="24"/>
        </w:rPr>
      </w:pPr>
      <w:proofErr w:type="spellStart"/>
      <w:r w:rsidRPr="00F84250">
        <w:rPr>
          <w:rFonts w:ascii="Nyala" w:hAnsi="Nyala"/>
          <w:sz w:val="24"/>
          <w:szCs w:val="24"/>
        </w:rPr>
        <w:t>ተከራይ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ለተከራየው</w:t>
      </w:r>
      <w:proofErr w:type="spellEnd"/>
      <w:r w:rsidRPr="00F84250">
        <w:rPr>
          <w:rFonts w:ascii="Nyala" w:hAnsi="Nyala"/>
          <w:sz w:val="24"/>
          <w:szCs w:val="24"/>
        </w:rPr>
        <w:t>/</w:t>
      </w:r>
      <w:proofErr w:type="spellStart"/>
      <w:r w:rsidRPr="00F84250">
        <w:rPr>
          <w:rFonts w:ascii="Nyala" w:hAnsi="Nyala"/>
          <w:sz w:val="24"/>
          <w:szCs w:val="24"/>
        </w:rPr>
        <w:t>ያቸው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ተሽከርካሪዎች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ክፍያ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የሚፈጽመው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ከላይ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በሠንጠረዥ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ላይ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እንደተጠቀሰው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ለአ</w:t>
      </w:r>
      <w:r w:rsidRPr="00F84250">
        <w:rPr>
          <w:rFonts w:ascii="Ge'ez-1" w:hAnsi="Ge'ez-1"/>
          <w:sz w:val="24"/>
          <w:szCs w:val="24"/>
        </w:rPr>
        <w:t>ÕÕ</w:t>
      </w:r>
      <w:r w:rsidRPr="00F84250">
        <w:rPr>
          <w:rFonts w:ascii="Nyala" w:hAnsi="Nyala"/>
          <w:sz w:val="24"/>
          <w:szCs w:val="24"/>
        </w:rPr>
        <w:t>ዙት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ይሆናል</w:t>
      </w:r>
      <w:proofErr w:type="spellEnd"/>
      <w:r w:rsidRPr="00F84250">
        <w:rPr>
          <w:rFonts w:ascii="Nyala" w:hAnsi="Nyala"/>
          <w:sz w:val="24"/>
          <w:szCs w:val="24"/>
        </w:rPr>
        <w:t>፡፡</w:t>
      </w:r>
    </w:p>
    <w:p w:rsidR="006C31D0" w:rsidRDefault="006C31D0" w:rsidP="006C31D0">
      <w:pPr>
        <w:pStyle w:val="ListParagraph"/>
        <w:numPr>
          <w:ilvl w:val="1"/>
          <w:numId w:val="3"/>
        </w:numPr>
        <w:spacing w:after="0"/>
        <w:jc w:val="both"/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/>
          <w:sz w:val="24"/>
          <w:szCs w:val="24"/>
        </w:rPr>
        <w:t>በሠንጠረዥ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ያለው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905518">
        <w:rPr>
          <w:rFonts w:ascii="Nyala" w:hAnsi="Nyala"/>
          <w:sz w:val="24"/>
          <w:szCs w:val="24"/>
        </w:rPr>
        <w:t>የኪራይ</w:t>
      </w:r>
      <w:proofErr w:type="spellEnd"/>
      <w:r w:rsidRPr="00905518">
        <w:rPr>
          <w:rFonts w:ascii="Nyala" w:hAnsi="Nyala"/>
          <w:sz w:val="24"/>
          <w:szCs w:val="24"/>
        </w:rPr>
        <w:t xml:space="preserve"> </w:t>
      </w:r>
      <w:proofErr w:type="spellStart"/>
      <w:r w:rsidRPr="00905518">
        <w:rPr>
          <w:rFonts w:ascii="Nyala" w:hAnsi="Nyala"/>
          <w:sz w:val="24"/>
          <w:szCs w:val="24"/>
        </w:rPr>
        <w:t>ዋጋ</w:t>
      </w:r>
      <w:proofErr w:type="spellEnd"/>
      <w:r w:rsidRPr="00905518">
        <w:rPr>
          <w:rFonts w:ascii="Nyala" w:hAnsi="Nyala"/>
          <w:sz w:val="24"/>
          <w:szCs w:val="24"/>
        </w:rPr>
        <w:t xml:space="preserve"> </w:t>
      </w:r>
      <w:proofErr w:type="spellStart"/>
      <w:r w:rsidRPr="00905518">
        <w:rPr>
          <w:rFonts w:ascii="Nyala" w:hAnsi="Nyala"/>
          <w:sz w:val="24"/>
          <w:szCs w:val="24"/>
        </w:rPr>
        <w:t>በሜትር</w:t>
      </w:r>
      <w:proofErr w:type="spellEnd"/>
      <w:r w:rsidRPr="00905518">
        <w:rPr>
          <w:rFonts w:ascii="Nyala" w:hAnsi="Nyala"/>
          <w:sz w:val="24"/>
          <w:szCs w:val="24"/>
        </w:rPr>
        <w:t xml:space="preserve"> </w:t>
      </w:r>
      <w:proofErr w:type="spellStart"/>
      <w:r w:rsidRPr="00905518">
        <w:rPr>
          <w:rFonts w:ascii="Nyala" w:hAnsi="Nyala"/>
          <w:sz w:val="24"/>
          <w:szCs w:val="24"/>
        </w:rPr>
        <w:t>ኩኘ</w:t>
      </w:r>
      <w:proofErr w:type="spellEnd"/>
      <w:r w:rsidRPr="00905518">
        <w:rPr>
          <w:rFonts w:ascii="Nyala" w:hAnsi="Nyala"/>
          <w:sz w:val="24"/>
          <w:szCs w:val="24"/>
        </w:rPr>
        <w:t xml:space="preserve"> </w:t>
      </w:r>
      <w:proofErr w:type="spellStart"/>
      <w:r w:rsidRPr="00905518">
        <w:rPr>
          <w:rFonts w:ascii="Nyala" w:hAnsi="Nyala"/>
          <w:sz w:val="24"/>
          <w:szCs w:val="24"/>
        </w:rPr>
        <w:t>በኪሎ</w:t>
      </w:r>
      <w:proofErr w:type="spellEnd"/>
      <w:r w:rsidRPr="00905518">
        <w:rPr>
          <w:rFonts w:ascii="Nyala" w:hAnsi="Nyala"/>
          <w:sz w:val="24"/>
          <w:szCs w:val="24"/>
        </w:rPr>
        <w:t xml:space="preserve"> </w:t>
      </w:r>
      <w:proofErr w:type="spellStart"/>
      <w:r w:rsidRPr="00905518">
        <w:rPr>
          <w:rFonts w:ascii="Nyala" w:hAnsi="Nyala"/>
          <w:sz w:val="24"/>
          <w:szCs w:val="24"/>
        </w:rPr>
        <w:t>ሜትር</w:t>
      </w:r>
      <w:proofErr w:type="spellEnd"/>
      <w:r w:rsidRPr="00905518">
        <w:rPr>
          <w:rFonts w:ascii="Nyala" w:hAnsi="Nyala"/>
          <w:sz w:val="24"/>
          <w:szCs w:val="24"/>
        </w:rPr>
        <w:t xml:space="preserve"> </w:t>
      </w:r>
      <w:proofErr w:type="spellStart"/>
      <w:r w:rsidRPr="00905518">
        <w:rPr>
          <w:rFonts w:ascii="Nyala" w:hAnsi="Nyala"/>
          <w:sz w:val="24"/>
          <w:szCs w:val="24"/>
        </w:rPr>
        <w:t>ከቫት</w:t>
      </w:r>
      <w:proofErr w:type="spellEnd"/>
      <w:r w:rsidRPr="00905518">
        <w:rPr>
          <w:rFonts w:ascii="Nyala" w:hAnsi="Nyala"/>
          <w:sz w:val="24"/>
          <w:szCs w:val="24"/>
        </w:rPr>
        <w:t xml:space="preserve"> </w:t>
      </w:r>
      <w:proofErr w:type="spellStart"/>
      <w:r w:rsidRPr="00905518">
        <w:rPr>
          <w:rFonts w:ascii="Nyala" w:hAnsi="Nyala"/>
          <w:sz w:val="24"/>
          <w:szCs w:val="24"/>
        </w:rPr>
        <w:t>በፊት</w:t>
      </w:r>
      <w:proofErr w:type="spellEnd"/>
      <w:r w:rsidRPr="00905518">
        <w:rPr>
          <w:rFonts w:ascii="Nyala" w:hAnsi="Nyala"/>
          <w:sz w:val="24"/>
          <w:szCs w:val="24"/>
        </w:rPr>
        <w:t xml:space="preserve"> </w:t>
      </w:r>
      <w:proofErr w:type="spellStart"/>
      <w:r w:rsidRPr="00905518">
        <w:rPr>
          <w:rFonts w:ascii="Nyala" w:hAnsi="Nyala"/>
          <w:sz w:val="24"/>
          <w:szCs w:val="24"/>
        </w:rPr>
        <w:t>ያለ</w:t>
      </w:r>
      <w:proofErr w:type="spellEnd"/>
      <w:r w:rsidRPr="00905518">
        <w:rPr>
          <w:rFonts w:ascii="Nyala" w:hAnsi="Nyala"/>
          <w:sz w:val="24"/>
          <w:szCs w:val="24"/>
        </w:rPr>
        <w:t xml:space="preserve"> </w:t>
      </w:r>
      <w:proofErr w:type="spellStart"/>
      <w:r w:rsidRPr="00905518">
        <w:rPr>
          <w:rFonts w:ascii="Nyala" w:hAnsi="Nyala"/>
          <w:sz w:val="24"/>
          <w:szCs w:val="24"/>
        </w:rPr>
        <w:t>ነው</w:t>
      </w:r>
      <w:proofErr w:type="spellEnd"/>
      <w:r w:rsidRPr="00905518">
        <w:rPr>
          <w:rFonts w:ascii="Nyala" w:hAnsi="Nyala"/>
          <w:sz w:val="24"/>
          <w:szCs w:val="24"/>
        </w:rPr>
        <w:t>፡፡</w:t>
      </w:r>
      <w:r>
        <w:rPr>
          <w:rFonts w:ascii="Nyala" w:hAnsi="Nyala"/>
          <w:b/>
          <w:sz w:val="24"/>
          <w:szCs w:val="24"/>
        </w:rPr>
        <w:t xml:space="preserve"> </w:t>
      </w:r>
    </w:p>
    <w:p w:rsidR="006C31D0" w:rsidRDefault="006C31D0" w:rsidP="006C31D0">
      <w:pPr>
        <w:pStyle w:val="ListParagraph"/>
        <w:numPr>
          <w:ilvl w:val="1"/>
          <w:numId w:val="3"/>
        </w:numPr>
        <w:spacing w:after="0"/>
        <w:jc w:val="both"/>
        <w:rPr>
          <w:rFonts w:ascii="Nyala" w:hAnsi="Nyala"/>
          <w:sz w:val="24"/>
          <w:szCs w:val="24"/>
        </w:rPr>
      </w:pPr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የተሸከረካ</w:t>
      </w:r>
      <w:r w:rsidRPr="00F84250">
        <w:rPr>
          <w:rFonts w:ascii="Nyala" w:eastAsia="MingLiU" w:hAnsi="Nyala" w:cs="MingLiU"/>
          <w:sz w:val="24"/>
          <w:szCs w:val="24"/>
        </w:rPr>
        <w:t>ሪው</w:t>
      </w:r>
      <w:proofErr w:type="spellEnd"/>
      <w:r w:rsidRPr="00F84250">
        <w:rPr>
          <w:rFonts w:ascii="Nyala" w:hAnsi="Nyala"/>
          <w:sz w:val="24"/>
          <w:szCs w:val="24"/>
        </w:rPr>
        <w:t>/</w:t>
      </w:r>
      <w:proofErr w:type="spellStart"/>
      <w:r w:rsidRPr="00F84250">
        <w:rPr>
          <w:rFonts w:ascii="Nyala" w:hAnsi="Nyala"/>
          <w:sz w:val="24"/>
          <w:szCs w:val="24"/>
        </w:rPr>
        <w:t>ዎቹ</w:t>
      </w:r>
      <w:proofErr w:type="spellEnd"/>
      <w:r w:rsidRPr="00F84250"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F84250">
        <w:rPr>
          <w:rFonts w:ascii="Nyala" w:eastAsia="MingLiU" w:hAnsi="Nyala" w:cs="MingLiU"/>
          <w:sz w:val="24"/>
          <w:szCs w:val="24"/>
        </w:rPr>
        <w:t>ኪራይ</w:t>
      </w:r>
      <w:proofErr w:type="spellEnd"/>
      <w:r w:rsidRPr="00F84250"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F84250">
        <w:rPr>
          <w:rFonts w:ascii="Nyala" w:eastAsia="MingLiU" w:hAnsi="Nyala" w:cs="MingLiU"/>
          <w:sz w:val="24"/>
          <w:szCs w:val="24"/>
        </w:rPr>
        <w:t>መታሰብ</w:t>
      </w:r>
      <w:proofErr w:type="spellEnd"/>
      <w:r w:rsidRPr="00F84250"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F84250">
        <w:rPr>
          <w:rFonts w:ascii="Nyala" w:eastAsia="MingLiU" w:hAnsi="Nyala" w:cs="MingLiU"/>
          <w:sz w:val="24"/>
          <w:szCs w:val="24"/>
        </w:rPr>
        <w:t>የሚጀምረው</w:t>
      </w:r>
      <w:proofErr w:type="spellEnd"/>
      <w:r w:rsidRPr="00F84250"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ተሽከርካሪው</w:t>
      </w:r>
      <w:proofErr w:type="spellEnd"/>
      <w:r w:rsidRPr="00F84250">
        <w:rPr>
          <w:rFonts w:ascii="Nyala" w:hAnsi="Nyala"/>
          <w:sz w:val="24"/>
          <w:szCs w:val="24"/>
        </w:rPr>
        <w:t>/</w:t>
      </w:r>
      <w:proofErr w:type="spellStart"/>
      <w:r w:rsidRPr="00F84250">
        <w:rPr>
          <w:rFonts w:ascii="Nyala" w:hAnsi="Nyala"/>
          <w:sz w:val="24"/>
          <w:szCs w:val="24"/>
        </w:rPr>
        <w:t>ዎቹ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በተከራይ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ኘሮጀክቶች</w:t>
      </w:r>
      <w:proofErr w:type="spellEnd"/>
      <w:r w:rsidRPr="00F84250">
        <w:rPr>
          <w:rFonts w:ascii="Nyala" w:hAnsi="Nyala"/>
          <w:sz w:val="24"/>
          <w:szCs w:val="24"/>
        </w:rPr>
        <w:t xml:space="preserve">/ </w:t>
      </w:r>
      <w:proofErr w:type="spellStart"/>
      <w:r w:rsidRPr="00F84250">
        <w:rPr>
          <w:rFonts w:ascii="Nyala" w:hAnsi="Nyala"/>
          <w:sz w:val="24"/>
          <w:szCs w:val="24"/>
        </w:rPr>
        <w:t>ሳይቶች</w:t>
      </w:r>
      <w:proofErr w:type="spellEnd"/>
      <w:r w:rsidRPr="00F84250">
        <w:rPr>
          <w:rFonts w:ascii="Nyala" w:hAnsi="Nyala"/>
          <w:sz w:val="24"/>
          <w:szCs w:val="24"/>
        </w:rPr>
        <w:t xml:space="preserve">/ </w:t>
      </w:r>
      <w:proofErr w:type="spellStart"/>
      <w:r w:rsidRPr="00F84250">
        <w:rPr>
          <w:rFonts w:ascii="Nyala" w:hAnsi="Nyala"/>
          <w:sz w:val="24"/>
          <w:szCs w:val="24"/>
        </w:rPr>
        <w:t>ከደረሰ</w:t>
      </w:r>
      <w:proofErr w:type="spellEnd"/>
      <w:r w:rsidRPr="00F84250">
        <w:rPr>
          <w:rFonts w:ascii="Nyala" w:hAnsi="Nyala"/>
          <w:sz w:val="24"/>
          <w:szCs w:val="24"/>
        </w:rPr>
        <w:t>/</w:t>
      </w:r>
      <w:proofErr w:type="spellStart"/>
      <w:r w:rsidRPr="00F84250">
        <w:rPr>
          <w:rFonts w:ascii="Nyala" w:hAnsi="Nyala"/>
          <w:sz w:val="24"/>
          <w:szCs w:val="24"/>
        </w:rPr>
        <w:t>ሱበት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ጊዜ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ጀምሮ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ብቻ</w:t>
      </w:r>
      <w:proofErr w:type="spellEnd"/>
      <w:r w:rsidRPr="00F84250">
        <w:rPr>
          <w:rFonts w:ascii="Nyala" w:hAnsi="Nyala"/>
          <w:sz w:val="24"/>
          <w:szCs w:val="24"/>
        </w:rPr>
        <w:t xml:space="preserve"> </w:t>
      </w:r>
      <w:proofErr w:type="spellStart"/>
      <w:r w:rsidRPr="00F84250">
        <w:rPr>
          <w:rFonts w:ascii="Nyala" w:hAnsi="Nyala"/>
          <w:sz w:val="24"/>
          <w:szCs w:val="24"/>
        </w:rPr>
        <w:t>ይሆናል</w:t>
      </w:r>
      <w:proofErr w:type="spellEnd"/>
      <w:r w:rsidRPr="00F84250">
        <w:rPr>
          <w:rFonts w:ascii="Nyala" w:hAnsi="Nyala"/>
          <w:sz w:val="24"/>
          <w:szCs w:val="24"/>
        </w:rPr>
        <w:t xml:space="preserve">፡፡ </w:t>
      </w:r>
    </w:p>
    <w:p w:rsidR="006C31D0" w:rsidRDefault="006C31D0" w:rsidP="006C31D0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/>
          <w:sz w:val="24"/>
          <w:szCs w:val="24"/>
        </w:rPr>
        <w:t>አከራይ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በአንቀጽ</w:t>
      </w:r>
      <w:proofErr w:type="spellEnd"/>
      <w:r>
        <w:rPr>
          <w:rFonts w:ascii="Nyala" w:hAnsi="Nyala"/>
          <w:sz w:val="24"/>
          <w:szCs w:val="24"/>
        </w:rPr>
        <w:t xml:space="preserve"> 6 </w:t>
      </w:r>
      <w:proofErr w:type="spellStart"/>
      <w:r>
        <w:rPr>
          <w:rFonts w:ascii="Nyala" w:hAnsi="Nyala"/>
          <w:sz w:val="24"/>
          <w:szCs w:val="24"/>
        </w:rPr>
        <w:t>ተራ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ቁጥር</w:t>
      </w:r>
      <w:proofErr w:type="spellEnd"/>
      <w:r>
        <w:rPr>
          <w:rFonts w:ascii="Nyala" w:hAnsi="Nyala"/>
          <w:sz w:val="24"/>
          <w:szCs w:val="24"/>
        </w:rPr>
        <w:t xml:space="preserve"> 6.2 </w:t>
      </w:r>
      <w:proofErr w:type="spellStart"/>
      <w:r>
        <w:rPr>
          <w:rFonts w:ascii="Nyala" w:hAnsi="Nyala"/>
          <w:sz w:val="24"/>
          <w:szCs w:val="24"/>
        </w:rPr>
        <w:t>የተጠቀሰውን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የስራ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ሰዓት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መቆጣጠሪያው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ቅጽ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መሠረት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በማድረግ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በወሩ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መጨረሻ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ላይ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ጥያቄ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ያቀርባል</w:t>
      </w:r>
      <w:proofErr w:type="spellEnd"/>
      <w:r>
        <w:rPr>
          <w:rFonts w:ascii="Nyala" w:hAnsi="Nyala"/>
          <w:sz w:val="24"/>
          <w:szCs w:val="24"/>
        </w:rPr>
        <w:t xml:space="preserve">፡፡ </w:t>
      </w:r>
      <w:proofErr w:type="spellStart"/>
      <w:r>
        <w:rPr>
          <w:rFonts w:ascii="Nyala" w:hAnsi="Nyala"/>
          <w:sz w:val="24"/>
          <w:szCs w:val="24"/>
        </w:rPr>
        <w:t>ሆኖም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ግን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ለአከራይ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የሚፈጽመው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መፈፀሙ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ሁኔታ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በውል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ሰጪ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ቀጣሪው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ሥርዓት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የማይደናቀፍ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ከሆነ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ብቻ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ነው</w:t>
      </w:r>
      <w:proofErr w:type="spellEnd"/>
      <w:r>
        <w:rPr>
          <w:rFonts w:ascii="Nyala" w:hAnsi="Nyala"/>
          <w:sz w:val="24"/>
          <w:szCs w:val="24"/>
        </w:rPr>
        <w:t>፡፡</w:t>
      </w:r>
    </w:p>
    <w:p w:rsidR="006C31D0" w:rsidRPr="0003674F" w:rsidRDefault="006C31D0" w:rsidP="006C31D0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03674F">
        <w:rPr>
          <w:rFonts w:ascii="Nyala" w:hAnsi="Nyala" w:cs="Nyala"/>
          <w:sz w:val="24"/>
          <w:szCs w:val="24"/>
        </w:rPr>
        <w:t>ከዚህ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በታች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በተጠቀሱት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ሁኔታዎች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ተሽከርካሪዎቹ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ካልሠራ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ክፍያ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  <w:proofErr w:type="spellStart"/>
      <w:r w:rsidRPr="0003674F">
        <w:rPr>
          <w:rFonts w:ascii="Nyala" w:hAnsi="Nyala"/>
          <w:sz w:val="24"/>
          <w:szCs w:val="24"/>
        </w:rPr>
        <w:t>አይከፍልም</w:t>
      </w:r>
      <w:proofErr w:type="spellEnd"/>
      <w:r w:rsidRPr="0003674F">
        <w:rPr>
          <w:rFonts w:ascii="Nyala" w:hAnsi="Nyala"/>
          <w:sz w:val="24"/>
          <w:szCs w:val="24"/>
        </w:rPr>
        <w:t xml:space="preserve"> </w:t>
      </w:r>
    </w:p>
    <w:p w:rsidR="006C31D0" w:rsidRPr="00554563" w:rsidRDefault="006C31D0" w:rsidP="006C31D0">
      <w:pPr>
        <w:spacing w:after="0" w:line="360" w:lineRule="auto"/>
        <w:jc w:val="both"/>
        <w:rPr>
          <w:rFonts w:ascii="Nyala" w:hAnsi="Nyala"/>
          <w:sz w:val="24"/>
          <w:szCs w:val="24"/>
        </w:rPr>
      </w:pPr>
      <w:r w:rsidRPr="00554563">
        <w:rPr>
          <w:rFonts w:ascii="Nyala" w:hAnsi="Nyala"/>
          <w:sz w:val="24"/>
          <w:szCs w:val="24"/>
        </w:rPr>
        <w:t xml:space="preserve">    ሀ. </w:t>
      </w:r>
      <w:proofErr w:type="spellStart"/>
      <w:r>
        <w:rPr>
          <w:rFonts w:ascii="Nyala" w:hAnsi="Nyala"/>
          <w:sz w:val="24"/>
          <w:szCs w:val="24"/>
        </w:rPr>
        <w:t>የ</w:t>
      </w:r>
      <w:r w:rsidRPr="00554563">
        <w:rPr>
          <w:rFonts w:ascii="Nyala" w:hAnsi="Nyala"/>
          <w:sz w:val="24"/>
          <w:szCs w:val="24"/>
        </w:rPr>
        <w:t>ተሽከርካሪዎቹ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ኦኘሬተር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የሥራ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አድማ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ወይም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የኦኘሬተሩ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ለሥራ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አለመታዘዝ</w:t>
      </w:r>
      <w:proofErr w:type="spellEnd"/>
    </w:p>
    <w:p w:rsidR="006C31D0" w:rsidRPr="00554563" w:rsidRDefault="006C31D0" w:rsidP="006C31D0">
      <w:pPr>
        <w:spacing w:after="0" w:line="360" w:lineRule="auto"/>
        <w:jc w:val="both"/>
        <w:rPr>
          <w:rFonts w:ascii="Nyala" w:hAnsi="Nyala"/>
          <w:sz w:val="24"/>
          <w:szCs w:val="24"/>
        </w:rPr>
      </w:pPr>
      <w:r w:rsidRPr="00554563">
        <w:rPr>
          <w:rFonts w:ascii="Nyala" w:hAnsi="Nyala"/>
          <w:sz w:val="24"/>
          <w:szCs w:val="24"/>
        </w:rPr>
        <w:t xml:space="preserve">    ለ. </w:t>
      </w:r>
      <w:proofErr w:type="spellStart"/>
      <w:r w:rsidRPr="00554563">
        <w:rPr>
          <w:rFonts w:ascii="Nyala" w:hAnsi="Nyala"/>
          <w:sz w:val="24"/>
          <w:szCs w:val="24"/>
        </w:rPr>
        <w:t>ተሽከርካሪዎቹ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ብልሽት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</w:p>
    <w:p w:rsidR="006C31D0" w:rsidRPr="00554563" w:rsidRDefault="006C31D0" w:rsidP="006C31D0">
      <w:pPr>
        <w:spacing w:after="0" w:line="360" w:lineRule="auto"/>
        <w:jc w:val="both"/>
        <w:rPr>
          <w:rFonts w:ascii="Nyala" w:hAnsi="Nyala"/>
          <w:sz w:val="24"/>
          <w:szCs w:val="24"/>
        </w:rPr>
      </w:pPr>
      <w:r w:rsidRPr="00554563">
        <w:rPr>
          <w:rFonts w:ascii="Nyala" w:hAnsi="Nyala"/>
          <w:sz w:val="24"/>
          <w:szCs w:val="24"/>
        </w:rPr>
        <w:t xml:space="preserve">   </w:t>
      </w:r>
      <w:r>
        <w:rPr>
          <w:rFonts w:ascii="Nyala" w:hAnsi="Nyala"/>
          <w:sz w:val="24"/>
          <w:szCs w:val="24"/>
        </w:rPr>
        <w:t xml:space="preserve"> </w:t>
      </w:r>
      <w:r w:rsidRPr="00554563">
        <w:rPr>
          <w:rFonts w:ascii="Nyala" w:hAnsi="Nyala"/>
          <w:sz w:val="24"/>
          <w:szCs w:val="24"/>
        </w:rPr>
        <w:t>ሐ</w:t>
      </w:r>
      <w:r>
        <w:rPr>
          <w:rFonts w:ascii="Nyala" w:hAnsi="Nyala"/>
          <w:sz w:val="24"/>
          <w:szCs w:val="24"/>
        </w:rPr>
        <w:t>.</w:t>
      </w:r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የሕዝብና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የመንግስት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በዓላት</w:t>
      </w:r>
      <w:proofErr w:type="spellEnd"/>
    </w:p>
    <w:p w:rsidR="006C31D0" w:rsidRPr="00554563" w:rsidRDefault="006C31D0" w:rsidP="006C31D0">
      <w:pPr>
        <w:spacing w:after="0" w:line="360" w:lineRule="auto"/>
        <w:jc w:val="both"/>
        <w:rPr>
          <w:rFonts w:ascii="Nyala" w:hAnsi="Nyala"/>
          <w:sz w:val="24"/>
          <w:szCs w:val="24"/>
        </w:rPr>
      </w:pPr>
      <w:r w:rsidRPr="00554563">
        <w:rPr>
          <w:rFonts w:ascii="Nyala" w:hAnsi="Nyala"/>
          <w:sz w:val="24"/>
          <w:szCs w:val="24"/>
        </w:rPr>
        <w:t xml:space="preserve">   </w:t>
      </w:r>
      <w:r>
        <w:rPr>
          <w:rFonts w:ascii="Nyala" w:hAnsi="Nyala"/>
          <w:sz w:val="24"/>
          <w:szCs w:val="24"/>
        </w:rPr>
        <w:t xml:space="preserve"> </w:t>
      </w:r>
      <w:r w:rsidRPr="00554563">
        <w:rPr>
          <w:rFonts w:ascii="Nyala" w:hAnsi="Nyala"/>
          <w:sz w:val="24"/>
          <w:szCs w:val="24"/>
        </w:rPr>
        <w:t>መ</w:t>
      </w:r>
      <w:r>
        <w:rPr>
          <w:rFonts w:ascii="Nyala" w:hAnsi="Nyala"/>
          <w:sz w:val="24"/>
          <w:szCs w:val="24"/>
        </w:rPr>
        <w:t>.</w:t>
      </w:r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ዝናብ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</w:p>
    <w:p w:rsidR="006C31D0" w:rsidRPr="00554563" w:rsidRDefault="006C31D0" w:rsidP="006C31D0">
      <w:pPr>
        <w:spacing w:after="0" w:line="360" w:lineRule="auto"/>
        <w:jc w:val="both"/>
        <w:rPr>
          <w:rFonts w:ascii="Nyala" w:hAnsi="Nyala"/>
          <w:sz w:val="24"/>
          <w:szCs w:val="24"/>
        </w:rPr>
      </w:pPr>
      <w:r w:rsidRPr="00554563">
        <w:rPr>
          <w:rFonts w:ascii="Nyala" w:hAnsi="Nyala"/>
          <w:sz w:val="24"/>
          <w:szCs w:val="24"/>
        </w:rPr>
        <w:t xml:space="preserve">  </w:t>
      </w:r>
      <w:r>
        <w:rPr>
          <w:rFonts w:ascii="Nyala" w:hAnsi="Nyala"/>
          <w:sz w:val="24"/>
          <w:szCs w:val="24"/>
        </w:rPr>
        <w:t xml:space="preserve"> </w:t>
      </w:r>
      <w:r w:rsidRPr="00554563">
        <w:rPr>
          <w:rFonts w:ascii="Nyala" w:hAnsi="Nyala"/>
          <w:sz w:val="24"/>
          <w:szCs w:val="24"/>
        </w:rPr>
        <w:t xml:space="preserve"> ሠ</w:t>
      </w:r>
      <w:r>
        <w:rPr>
          <w:rFonts w:ascii="Nyala" w:hAnsi="Nyala"/>
          <w:sz w:val="24"/>
          <w:szCs w:val="24"/>
        </w:rPr>
        <w:t xml:space="preserve">. </w:t>
      </w:r>
      <w:proofErr w:type="spellStart"/>
      <w:r w:rsidRPr="00554563">
        <w:rPr>
          <w:rFonts w:ascii="Nyala" w:hAnsi="Nyala"/>
          <w:sz w:val="24"/>
          <w:szCs w:val="24"/>
        </w:rPr>
        <w:t>በኢትዩ</w:t>
      </w:r>
      <w:r>
        <w:rPr>
          <w:rFonts w:ascii="Ge'ez-1" w:hAnsi="Ge'ez-1"/>
          <w:sz w:val="24"/>
          <w:szCs w:val="24"/>
        </w:rPr>
        <w:t>å</w:t>
      </w:r>
      <w:r w:rsidRPr="00554563">
        <w:rPr>
          <w:rFonts w:ascii="Nyala" w:hAnsi="Nyala"/>
          <w:sz w:val="24"/>
          <w:szCs w:val="24"/>
        </w:rPr>
        <w:t>ያ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ህግ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መሠረት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ከአቅም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በላይ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ሁኔታ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ሲያጋጥም</w:t>
      </w:r>
      <w:proofErr w:type="spellEnd"/>
    </w:p>
    <w:p w:rsidR="006C31D0" w:rsidRPr="00554563" w:rsidRDefault="006C31D0" w:rsidP="006C31D0">
      <w:pPr>
        <w:spacing w:after="0" w:line="360" w:lineRule="auto"/>
        <w:jc w:val="both"/>
        <w:rPr>
          <w:rFonts w:ascii="Nyala" w:hAnsi="Nyala"/>
          <w:sz w:val="24"/>
          <w:szCs w:val="24"/>
        </w:rPr>
      </w:pPr>
      <w:r w:rsidRPr="00554563">
        <w:rPr>
          <w:rFonts w:ascii="Nyala" w:hAnsi="Nyala"/>
          <w:sz w:val="24"/>
          <w:szCs w:val="24"/>
        </w:rPr>
        <w:t xml:space="preserve">   </w:t>
      </w:r>
      <w:r>
        <w:rPr>
          <w:rFonts w:ascii="Nyala" w:hAnsi="Nyala"/>
          <w:sz w:val="24"/>
          <w:szCs w:val="24"/>
        </w:rPr>
        <w:t xml:space="preserve"> </w:t>
      </w:r>
      <w:r w:rsidRPr="00554563">
        <w:rPr>
          <w:rFonts w:ascii="Nyala" w:hAnsi="Nyala"/>
          <w:sz w:val="24"/>
          <w:szCs w:val="24"/>
        </w:rPr>
        <w:t>ረ</w:t>
      </w:r>
      <w:r>
        <w:rPr>
          <w:rFonts w:ascii="Nyala" w:hAnsi="Nyala"/>
          <w:sz w:val="24"/>
          <w:szCs w:val="24"/>
        </w:rPr>
        <w:t xml:space="preserve">. </w:t>
      </w:r>
      <w:proofErr w:type="spellStart"/>
      <w:r>
        <w:rPr>
          <w:rFonts w:ascii="Nyala" w:hAnsi="Nyala"/>
          <w:sz w:val="24"/>
          <w:szCs w:val="24"/>
        </w:rPr>
        <w:t>እሁድ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ቀን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ካልተሰራ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በስተቀር</w:t>
      </w:r>
      <w:proofErr w:type="spellEnd"/>
      <w:r w:rsidRPr="00554563">
        <w:rPr>
          <w:rFonts w:ascii="Nyala" w:hAnsi="Nyala"/>
          <w:sz w:val="24"/>
          <w:szCs w:val="24"/>
        </w:rPr>
        <w:t xml:space="preserve">  </w:t>
      </w:r>
      <w:r>
        <w:rPr>
          <w:rFonts w:ascii="Nyala" w:hAnsi="Nyala"/>
          <w:sz w:val="24"/>
          <w:szCs w:val="24"/>
        </w:rPr>
        <w:t xml:space="preserve">  </w:t>
      </w:r>
    </w:p>
    <w:p w:rsidR="006C31D0" w:rsidRDefault="006C31D0" w:rsidP="006C31D0">
      <w:pPr>
        <w:spacing w:after="0" w:line="360" w:lineRule="auto"/>
        <w:jc w:val="both"/>
        <w:rPr>
          <w:rFonts w:ascii="Nyala" w:hAnsi="Nyala"/>
          <w:sz w:val="24"/>
          <w:szCs w:val="24"/>
        </w:rPr>
      </w:pPr>
      <w:r w:rsidRPr="00554563">
        <w:rPr>
          <w:rFonts w:ascii="Nyala" w:hAnsi="Nyala"/>
          <w:sz w:val="24"/>
          <w:szCs w:val="24"/>
        </w:rPr>
        <w:t xml:space="preserve">   </w:t>
      </w:r>
      <w:r>
        <w:rPr>
          <w:rFonts w:ascii="Nyala" w:hAnsi="Nyala"/>
          <w:sz w:val="24"/>
          <w:szCs w:val="24"/>
        </w:rPr>
        <w:t xml:space="preserve"> ሸ</w:t>
      </w:r>
      <w:r w:rsidRPr="00554563">
        <w:rPr>
          <w:rFonts w:ascii="Nyala" w:hAnsi="Nyala"/>
          <w:sz w:val="24"/>
          <w:szCs w:val="24"/>
        </w:rPr>
        <w:t xml:space="preserve">. </w:t>
      </w:r>
      <w:proofErr w:type="spellStart"/>
      <w:r w:rsidRPr="00554563">
        <w:rPr>
          <w:rFonts w:ascii="Nyala" w:hAnsi="Nyala"/>
          <w:sz w:val="24"/>
          <w:szCs w:val="24"/>
        </w:rPr>
        <w:t>በተከራይ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ምክንያት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ባልሆነ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ሁኔታ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ተሸከርካራው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ሥራ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ላይ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ቢውል</w:t>
      </w:r>
      <w:proofErr w:type="spellEnd"/>
    </w:p>
    <w:p w:rsidR="006C31D0" w:rsidRPr="00554563" w:rsidRDefault="006C31D0" w:rsidP="006C31D0">
      <w:pPr>
        <w:spacing w:after="0" w:line="360" w:lineRule="auto"/>
        <w:jc w:val="both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 xml:space="preserve">    ቀ </w:t>
      </w:r>
      <w:proofErr w:type="spellStart"/>
      <w:r>
        <w:rPr>
          <w:rFonts w:ascii="Nyala" w:eastAsia="MingLiU" w:hAnsi="Nyala" w:cs="MingLiU"/>
          <w:sz w:val="24"/>
          <w:szCs w:val="24"/>
        </w:rPr>
        <w:t>የደመዝ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ክፍያ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ቀን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</w:p>
    <w:p w:rsidR="006C31D0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</w:p>
    <w:p w:rsidR="006C31D0" w:rsidRPr="00554563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lastRenderedPageBreak/>
        <w:t>አንቀጽ</w:t>
      </w:r>
      <w:proofErr w:type="spellEnd"/>
      <w:r w:rsidRPr="00554563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ሰባት</w:t>
      </w:r>
      <w:proofErr w:type="spellEnd"/>
      <w:r w:rsidRPr="00554563">
        <w:rPr>
          <w:rFonts w:ascii="Nyala" w:hAnsi="Nyala"/>
          <w:b/>
          <w:sz w:val="24"/>
          <w:szCs w:val="24"/>
          <w:u w:val="thick"/>
        </w:rPr>
        <w:t xml:space="preserve">  </w:t>
      </w:r>
    </w:p>
    <w:p w:rsidR="006C31D0" w:rsidRPr="00554563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የውል</w:t>
      </w:r>
      <w:proofErr w:type="spellEnd"/>
      <w:r w:rsidRPr="00554563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ስለማ</w:t>
      </w:r>
      <w:r w:rsidRPr="00554563">
        <w:rPr>
          <w:rFonts w:ascii="Ge'ez-1" w:hAnsi="Ge'ez-1"/>
          <w:b/>
          <w:sz w:val="24"/>
          <w:szCs w:val="24"/>
          <w:u w:val="thick"/>
        </w:rPr>
        <w:t>s</w:t>
      </w:r>
      <w:r w:rsidRPr="00554563">
        <w:rPr>
          <w:rFonts w:ascii="Nyala" w:hAnsi="Nyala"/>
          <w:b/>
          <w:sz w:val="24"/>
          <w:szCs w:val="24"/>
          <w:u w:val="thick"/>
        </w:rPr>
        <w:t>ረጥ</w:t>
      </w:r>
      <w:proofErr w:type="spellEnd"/>
    </w:p>
    <w:p w:rsidR="006C31D0" w:rsidRDefault="006C31D0" w:rsidP="006C31D0">
      <w:pPr>
        <w:spacing w:line="360" w:lineRule="auto"/>
        <w:jc w:val="both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 xml:space="preserve">7.1 </w:t>
      </w:r>
      <w:proofErr w:type="spellStart"/>
      <w:r>
        <w:rPr>
          <w:rFonts w:ascii="Nyala" w:hAnsi="Nyala"/>
          <w:sz w:val="24"/>
          <w:szCs w:val="24"/>
        </w:rPr>
        <w:t>ተዋዋይ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ወገኖች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ውሉን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ለማፍረስ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ቢፈልጉ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አከራይ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ለተከራይ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በቅድሚያ</w:t>
      </w:r>
      <w:proofErr w:type="spellEnd"/>
      <w:r>
        <w:rPr>
          <w:rFonts w:ascii="Nyala" w:hAnsi="Nyala"/>
          <w:sz w:val="24"/>
          <w:szCs w:val="24"/>
        </w:rPr>
        <w:t xml:space="preserve"> የ15 </w:t>
      </w:r>
      <w:proofErr w:type="spellStart"/>
      <w:r>
        <w:rPr>
          <w:rFonts w:ascii="Nyala" w:hAnsi="Nyala"/>
          <w:sz w:val="24"/>
          <w:szCs w:val="24"/>
        </w:rPr>
        <w:t>አሥራ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አምስት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ቀናት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የጽሑፍ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መስጠንቀቂያ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እንዲሁም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ለአከራይ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በቅድሚያ</w:t>
      </w:r>
      <w:proofErr w:type="spellEnd"/>
      <w:r>
        <w:rPr>
          <w:rFonts w:ascii="Nyala" w:hAnsi="Nyala"/>
          <w:sz w:val="24"/>
          <w:szCs w:val="24"/>
        </w:rPr>
        <w:t xml:space="preserve"> የ5 / </w:t>
      </w:r>
      <w:proofErr w:type="spellStart"/>
      <w:r>
        <w:rPr>
          <w:rFonts w:ascii="Nyala" w:hAnsi="Nyala"/>
          <w:sz w:val="24"/>
          <w:szCs w:val="24"/>
        </w:rPr>
        <w:t>አምስት</w:t>
      </w:r>
      <w:proofErr w:type="spellEnd"/>
      <w:r>
        <w:rPr>
          <w:rFonts w:ascii="Nyala" w:hAnsi="Nyala"/>
          <w:sz w:val="24"/>
          <w:szCs w:val="24"/>
        </w:rPr>
        <w:t xml:space="preserve"> / </w:t>
      </w:r>
      <w:proofErr w:type="spellStart"/>
      <w:r>
        <w:rPr>
          <w:rFonts w:ascii="Nyala" w:hAnsi="Nyala"/>
          <w:sz w:val="24"/>
          <w:szCs w:val="24"/>
        </w:rPr>
        <w:t>ቀናት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የጽሑፍ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ማስጠንቀቂያ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መስጠት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አለበት</w:t>
      </w:r>
      <w:proofErr w:type="spellEnd"/>
      <w:r>
        <w:rPr>
          <w:rFonts w:ascii="Nyala" w:hAnsi="Nyala"/>
          <w:sz w:val="24"/>
          <w:szCs w:val="24"/>
        </w:rPr>
        <w:t xml:space="preserve">፡፡ </w:t>
      </w:r>
    </w:p>
    <w:p w:rsidR="006C31D0" w:rsidRPr="00554563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r>
        <w:rPr>
          <w:rFonts w:ascii="Nyala" w:hAnsi="Nyala"/>
          <w:b/>
          <w:sz w:val="24"/>
          <w:szCs w:val="24"/>
          <w:u w:val="thick"/>
        </w:rPr>
        <w:t>/</w:t>
      </w: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አንቀጽ</w:t>
      </w:r>
      <w:proofErr w:type="spellEnd"/>
      <w:r w:rsidRPr="00554563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ስምንት</w:t>
      </w:r>
      <w:proofErr w:type="spellEnd"/>
    </w:p>
    <w:p w:rsidR="006C31D0" w:rsidRPr="00554563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ሌሎች</w:t>
      </w:r>
      <w:proofErr w:type="spellEnd"/>
    </w:p>
    <w:p w:rsidR="006C31D0" w:rsidRPr="00507D89" w:rsidRDefault="006C31D0" w:rsidP="006C31D0">
      <w:pPr>
        <w:pStyle w:val="ListParagraph"/>
        <w:numPr>
          <w:ilvl w:val="1"/>
          <w:numId w:val="7"/>
        </w:numPr>
        <w:jc w:val="both"/>
        <w:rPr>
          <w:rFonts w:ascii="Nyala" w:hAnsi="Nyala"/>
          <w:sz w:val="24"/>
          <w:szCs w:val="24"/>
        </w:rPr>
      </w:pPr>
      <w:proofErr w:type="spellStart"/>
      <w:r w:rsidRPr="00507D89">
        <w:rPr>
          <w:rFonts w:ascii="Nyala" w:hAnsi="Nyala" w:cs="Nyala"/>
          <w:sz w:val="24"/>
          <w:szCs w:val="24"/>
        </w:rPr>
        <w:t>በዚህ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ውል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ላይ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የሚኖሩ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ማንኛውም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አይነት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ማሻሻያዎች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ወይም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ለውጦች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ወይም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ከአንደኛው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ወገን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የሚቀርቡ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ጥያቄዎች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በጽሁፍ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መገለጽ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አለባቸው</w:t>
      </w:r>
      <w:proofErr w:type="spellEnd"/>
      <w:r w:rsidRPr="00507D89">
        <w:rPr>
          <w:rFonts w:ascii="Nyala" w:hAnsi="Nyala"/>
          <w:sz w:val="24"/>
          <w:szCs w:val="24"/>
        </w:rPr>
        <w:t xml:space="preserve">፡፡ </w:t>
      </w:r>
    </w:p>
    <w:p w:rsidR="006C31D0" w:rsidRPr="00507D89" w:rsidRDefault="006C31D0" w:rsidP="006C31D0">
      <w:pPr>
        <w:pStyle w:val="ListParagraph"/>
        <w:numPr>
          <w:ilvl w:val="1"/>
          <w:numId w:val="7"/>
        </w:numPr>
        <w:jc w:val="both"/>
        <w:rPr>
          <w:rFonts w:ascii="Nyala" w:hAnsi="Nyala"/>
          <w:sz w:val="24"/>
          <w:szCs w:val="24"/>
        </w:rPr>
      </w:pPr>
      <w:proofErr w:type="spellStart"/>
      <w:r w:rsidRPr="00507D89">
        <w:rPr>
          <w:rFonts w:ascii="Nyala" w:hAnsi="Nyala" w:cs="Nyala"/>
          <w:sz w:val="24"/>
          <w:szCs w:val="24"/>
        </w:rPr>
        <w:t>ከዚህ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ውል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ጋር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በተያየዘ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በተዋዋዮች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መካከል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ለሚፈጠር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ማንኛውም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አለመግባባት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በስምምነትና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በውይይት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ለመፍታት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ከፍተኛ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ጥረት</w:t>
      </w:r>
      <w:proofErr w:type="spellEnd"/>
      <w:r w:rsidRPr="00507D89">
        <w:rPr>
          <w:rFonts w:ascii="Nyala" w:hAnsi="Nyala"/>
          <w:sz w:val="24"/>
          <w:szCs w:val="24"/>
        </w:rPr>
        <w:t xml:space="preserve"> </w:t>
      </w:r>
      <w:proofErr w:type="spellStart"/>
      <w:r w:rsidRPr="00507D89">
        <w:rPr>
          <w:rFonts w:ascii="Nyala" w:hAnsi="Nyala"/>
          <w:sz w:val="24"/>
          <w:szCs w:val="24"/>
        </w:rPr>
        <w:t>ያደርጋሉ</w:t>
      </w:r>
      <w:proofErr w:type="spellEnd"/>
      <w:r w:rsidRPr="00507D89">
        <w:rPr>
          <w:rFonts w:ascii="Nyala" w:hAnsi="Nyala"/>
          <w:sz w:val="24"/>
          <w:szCs w:val="24"/>
        </w:rPr>
        <w:t xml:space="preserve">፡፡ </w:t>
      </w:r>
    </w:p>
    <w:p w:rsidR="006C31D0" w:rsidRDefault="006C31D0" w:rsidP="006C31D0">
      <w:pPr>
        <w:pStyle w:val="ListParagraph"/>
        <w:numPr>
          <w:ilvl w:val="1"/>
          <w:numId w:val="7"/>
        </w:numPr>
        <w:jc w:val="both"/>
        <w:rPr>
          <w:rFonts w:ascii="Nyala" w:hAnsi="Nyala"/>
          <w:sz w:val="24"/>
          <w:szCs w:val="24"/>
        </w:rPr>
      </w:pPr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አለመግባባቱን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በውይይት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መፍታት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ካልቻሉ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ጉዳያቸውን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ሥልጣን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ላለው</w:t>
      </w:r>
      <w:proofErr w:type="spellEnd"/>
      <w:r w:rsidRPr="00127DA2">
        <w:rPr>
          <w:rFonts w:ascii="Nyala" w:hAnsi="Nyala"/>
          <w:sz w:val="24"/>
          <w:szCs w:val="24"/>
        </w:rPr>
        <w:t xml:space="preserve"> ፍ/</w:t>
      </w:r>
      <w:proofErr w:type="spellStart"/>
      <w:r w:rsidRPr="00127DA2">
        <w:rPr>
          <w:rFonts w:ascii="Nyala" w:hAnsi="Nyala"/>
          <w:sz w:val="24"/>
          <w:szCs w:val="24"/>
        </w:rPr>
        <w:t>ቤት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አቅርበው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ዳኝነት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የመጠየቅ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መብታቸው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የተጠበቀ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ነው</w:t>
      </w:r>
      <w:proofErr w:type="spellEnd"/>
      <w:r w:rsidRPr="00127DA2">
        <w:rPr>
          <w:rFonts w:ascii="Nyala" w:hAnsi="Nyala"/>
          <w:sz w:val="24"/>
          <w:szCs w:val="24"/>
        </w:rPr>
        <w:t>፡፡</w:t>
      </w:r>
    </w:p>
    <w:p w:rsidR="006C31D0" w:rsidRPr="006C31D0" w:rsidRDefault="006C31D0" w:rsidP="006C31D0">
      <w:pPr>
        <w:pStyle w:val="ListParagraph"/>
        <w:numPr>
          <w:ilvl w:val="1"/>
          <w:numId w:val="7"/>
        </w:numPr>
        <w:rPr>
          <w:rFonts w:ascii="Nyala" w:hAnsi="Nyala"/>
          <w:sz w:val="24"/>
          <w:szCs w:val="24"/>
        </w:rPr>
      </w:pPr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ውሉ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በተቃና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ሁኔታ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እንዲከናወን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አከራይም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ሆነ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ተከራይ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በተሽከርካሪው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ላይ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ቀጥተኛ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ግንኙነት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ላላቸው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ሠራተኞች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እና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ተቆጣጣሪዎች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ይህንን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ውል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ማሳወቅ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ኃላፊነት</w:t>
      </w:r>
      <w:proofErr w:type="spellEnd"/>
      <w:r w:rsidRPr="00127DA2"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አለባቸው</w:t>
      </w:r>
      <w:proofErr w:type="spellEnd"/>
      <w:r w:rsidRPr="00127DA2">
        <w:rPr>
          <w:rFonts w:ascii="Nyala" w:hAnsi="Nyala"/>
          <w:sz w:val="24"/>
          <w:szCs w:val="24"/>
        </w:rPr>
        <w:t xml:space="preserve">፡፡ </w:t>
      </w:r>
    </w:p>
    <w:p w:rsidR="006C31D0" w:rsidRPr="003841E9" w:rsidRDefault="006C31D0" w:rsidP="006C31D0">
      <w:pPr>
        <w:spacing w:line="360" w:lineRule="auto"/>
        <w:jc w:val="center"/>
        <w:rPr>
          <w:rFonts w:ascii="Nyala" w:hAnsi="Nyala"/>
          <w:sz w:val="24"/>
          <w:szCs w:val="24"/>
        </w:rPr>
      </w:pPr>
      <w:proofErr w:type="spellStart"/>
      <w:r w:rsidRPr="00127DA2">
        <w:rPr>
          <w:rFonts w:ascii="Nyala" w:hAnsi="Nyala"/>
          <w:b/>
          <w:sz w:val="24"/>
          <w:szCs w:val="24"/>
          <w:u w:val="single"/>
        </w:rPr>
        <w:t>አንቀጽ</w:t>
      </w:r>
      <w:proofErr w:type="spellEnd"/>
      <w:r w:rsidRPr="00127DA2"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single"/>
        </w:rPr>
        <w:t>ዘጠኝ</w:t>
      </w:r>
      <w:proofErr w:type="spellEnd"/>
    </w:p>
    <w:p w:rsidR="006C31D0" w:rsidRPr="00554563" w:rsidRDefault="006C31D0" w:rsidP="006C31D0">
      <w:pPr>
        <w:spacing w:line="360" w:lineRule="auto"/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>
        <w:rPr>
          <w:rFonts w:ascii="Nyala" w:hAnsi="Nyala"/>
          <w:b/>
          <w:sz w:val="24"/>
          <w:szCs w:val="24"/>
          <w:u w:val="thick"/>
        </w:rPr>
        <w:t>ስለ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ውሉ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ተፈፃሚነት</w:t>
      </w:r>
      <w:proofErr w:type="spellEnd"/>
    </w:p>
    <w:p w:rsidR="006C31D0" w:rsidRPr="00554563" w:rsidRDefault="006C31D0" w:rsidP="006C31D0">
      <w:pPr>
        <w:spacing w:line="360" w:lineRule="auto"/>
        <w:rPr>
          <w:rFonts w:ascii="Nyala" w:hAnsi="Nyala"/>
          <w:sz w:val="24"/>
          <w:szCs w:val="24"/>
        </w:rPr>
      </w:pPr>
      <w:proofErr w:type="spellStart"/>
      <w:r w:rsidRPr="00554563">
        <w:rPr>
          <w:rFonts w:ascii="Nyala" w:hAnsi="Nyala"/>
          <w:sz w:val="24"/>
          <w:szCs w:val="24"/>
        </w:rPr>
        <w:t>ይህ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ውል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ሁለቱ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ወገኖች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ከተፈራረሙበት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 xml:space="preserve">ከ……………………………    </w:t>
      </w:r>
      <w:proofErr w:type="spellStart"/>
      <w:r w:rsidRPr="00554563">
        <w:rPr>
          <w:rFonts w:ascii="Nyala" w:hAnsi="Nyala"/>
          <w:sz w:val="24"/>
          <w:szCs w:val="24"/>
        </w:rPr>
        <w:t>እለት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ጀምሮ</w:t>
      </w:r>
      <w:proofErr w:type="spellEnd"/>
      <w:r>
        <w:rPr>
          <w:rFonts w:ascii="Nyala" w:hAnsi="Nyala"/>
          <w:sz w:val="24"/>
          <w:szCs w:val="24"/>
        </w:rPr>
        <w:t>-</w:t>
      </w:r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እስከ</w:t>
      </w:r>
      <w:proofErr w:type="spellEnd"/>
      <w:r w:rsidRPr="00554563">
        <w:rPr>
          <w:rFonts w:ascii="Nyala" w:hAnsi="Nyala"/>
          <w:sz w:val="24"/>
          <w:szCs w:val="24"/>
        </w:rPr>
        <w:t xml:space="preserve"> ኘሮጀክቱ</w:t>
      </w:r>
      <w:r>
        <w:rPr>
          <w:rFonts w:ascii="Nyala" w:hAnsi="Nyala"/>
          <w:sz w:val="24"/>
          <w:szCs w:val="24"/>
        </w:rPr>
        <w:t>1</w:t>
      </w:r>
      <w:r w:rsidRPr="00554563">
        <w:rPr>
          <w:rFonts w:ascii="Nyala" w:hAnsi="Nyala"/>
          <w:sz w:val="24"/>
          <w:szCs w:val="24"/>
        </w:rPr>
        <w:t xml:space="preserve"> / </w:t>
      </w:r>
      <w:proofErr w:type="spellStart"/>
      <w:r w:rsidRPr="00554563">
        <w:rPr>
          <w:rFonts w:ascii="Nyala" w:hAnsi="Nyala"/>
          <w:sz w:val="24"/>
          <w:szCs w:val="24"/>
        </w:rPr>
        <w:t>ስራው</w:t>
      </w:r>
      <w:proofErr w:type="spellEnd"/>
      <w:r w:rsidRPr="00554563">
        <w:rPr>
          <w:rFonts w:ascii="Nyala" w:hAnsi="Nyala"/>
          <w:sz w:val="24"/>
          <w:szCs w:val="24"/>
        </w:rPr>
        <w:t xml:space="preserve"> / </w:t>
      </w:r>
      <w:proofErr w:type="spellStart"/>
      <w:r w:rsidRPr="00554563">
        <w:rPr>
          <w:rFonts w:ascii="Nyala" w:hAnsi="Nyala"/>
          <w:sz w:val="24"/>
          <w:szCs w:val="24"/>
        </w:rPr>
        <w:t>ማብቂያ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ድረስ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የፀና</w:t>
      </w:r>
      <w:proofErr w:type="spellEnd"/>
      <w:r w:rsidRPr="00554563"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ይሆናል</w:t>
      </w:r>
      <w:proofErr w:type="spellEnd"/>
      <w:r w:rsidRPr="00554563">
        <w:rPr>
          <w:rFonts w:ascii="Nyala" w:hAnsi="Nyala"/>
          <w:sz w:val="24"/>
          <w:szCs w:val="24"/>
        </w:rPr>
        <w:t xml:space="preserve">፡፡ </w:t>
      </w:r>
      <w:r>
        <w:rPr>
          <w:rFonts w:ascii="Nyala" w:hAnsi="Nyala"/>
          <w:sz w:val="24"/>
          <w:szCs w:val="24"/>
        </w:rPr>
        <w:t xml:space="preserve"> </w:t>
      </w:r>
    </w:p>
    <w:p w:rsidR="006C31D0" w:rsidRPr="00554563" w:rsidRDefault="006C31D0" w:rsidP="006C31D0">
      <w:pPr>
        <w:jc w:val="center"/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ስለ</w:t>
      </w:r>
      <w:proofErr w:type="spellEnd"/>
      <w:r w:rsidRPr="00554563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አከራይ</w:t>
      </w:r>
      <w:proofErr w:type="spellEnd"/>
      <w:r w:rsidRPr="00554563">
        <w:rPr>
          <w:rFonts w:ascii="Nyala" w:hAnsi="Nyala"/>
          <w:b/>
          <w:sz w:val="24"/>
          <w:szCs w:val="24"/>
          <w:u w:val="thick"/>
        </w:rPr>
        <w:t xml:space="preserve"> </w:t>
      </w:r>
      <w:r w:rsidRPr="00554563">
        <w:rPr>
          <w:rFonts w:ascii="Nyala" w:hAnsi="Nyala"/>
          <w:b/>
          <w:sz w:val="24"/>
          <w:szCs w:val="24"/>
        </w:rPr>
        <w:t xml:space="preserve">                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ስለ</w:t>
      </w:r>
      <w:proofErr w:type="spellEnd"/>
      <w:r w:rsidRPr="00554563"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ተከራይ</w:t>
      </w:r>
      <w:proofErr w:type="spellEnd"/>
    </w:p>
    <w:p w:rsidR="006C31D0" w:rsidRPr="00554563" w:rsidRDefault="006C31D0" w:rsidP="006C31D0">
      <w:pPr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</w:rPr>
        <w:t>ስም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፡- </w:t>
      </w:r>
      <w:r w:rsidRPr="00554563">
        <w:rPr>
          <w:rFonts w:ascii="Nyala" w:hAnsi="Nyala"/>
          <w:b/>
          <w:sz w:val="24"/>
          <w:szCs w:val="24"/>
          <w:u w:val="thick"/>
        </w:rPr>
        <w:t xml:space="preserve">                                         </w:t>
      </w:r>
      <w:r w:rsidRPr="00554563">
        <w:rPr>
          <w:rFonts w:ascii="Nyala" w:hAnsi="Nyala"/>
          <w:b/>
          <w:sz w:val="24"/>
          <w:szCs w:val="24"/>
        </w:rPr>
        <w:t xml:space="preserve">  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</w:rPr>
        <w:t>ስም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፡-________________________________                                                                               </w:t>
      </w:r>
    </w:p>
    <w:p w:rsidR="006C31D0" w:rsidRPr="00554563" w:rsidRDefault="006C31D0" w:rsidP="006C31D0">
      <w:pPr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</w:rPr>
        <w:t>ፊርማ</w:t>
      </w:r>
      <w:proofErr w:type="spellEnd"/>
      <w:r w:rsidRPr="00554563">
        <w:rPr>
          <w:rFonts w:ascii="Nyala" w:hAnsi="Nyala"/>
          <w:b/>
          <w:sz w:val="24"/>
          <w:szCs w:val="24"/>
        </w:rPr>
        <w:t>፡-</w:t>
      </w:r>
      <w:r w:rsidRPr="00554563">
        <w:rPr>
          <w:rFonts w:ascii="Nyala" w:hAnsi="Nyala"/>
          <w:b/>
          <w:sz w:val="24"/>
          <w:szCs w:val="24"/>
          <w:u w:val="thick"/>
        </w:rPr>
        <w:t xml:space="preserve">                                        </w:t>
      </w:r>
      <w:r w:rsidRPr="00554563">
        <w:rPr>
          <w:rFonts w:ascii="Nyala" w:hAnsi="Nyala"/>
          <w:b/>
          <w:sz w:val="24"/>
          <w:szCs w:val="24"/>
        </w:rPr>
        <w:t xml:space="preserve">                                     </w:t>
      </w:r>
      <w:r>
        <w:rPr>
          <w:rFonts w:ascii="Nyala" w:hAnsi="Nyala"/>
          <w:b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b/>
          <w:sz w:val="24"/>
          <w:szCs w:val="24"/>
        </w:rPr>
        <w:t>ፊርማ</w:t>
      </w:r>
      <w:proofErr w:type="spellEnd"/>
      <w:r w:rsidRPr="00554563">
        <w:rPr>
          <w:rFonts w:ascii="Nyala" w:hAnsi="Nyala"/>
          <w:b/>
          <w:sz w:val="24"/>
          <w:szCs w:val="24"/>
        </w:rPr>
        <w:t>፡-______________________________</w:t>
      </w:r>
    </w:p>
    <w:p w:rsidR="006C31D0" w:rsidRPr="00554563" w:rsidRDefault="006C31D0" w:rsidP="006C31D0">
      <w:pPr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</w:rPr>
        <w:t>ቀን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 ፡-  </w:t>
      </w:r>
      <w:r w:rsidRPr="00554563">
        <w:rPr>
          <w:rFonts w:ascii="Nyala" w:hAnsi="Nyala"/>
          <w:b/>
          <w:sz w:val="24"/>
          <w:szCs w:val="24"/>
          <w:u w:val="thick"/>
        </w:rPr>
        <w:t xml:space="preserve">                                        </w:t>
      </w:r>
      <w:r w:rsidRPr="00554563">
        <w:rPr>
          <w:rFonts w:ascii="Nyala" w:hAnsi="Nyala"/>
          <w:b/>
          <w:sz w:val="24"/>
          <w:szCs w:val="24"/>
        </w:rPr>
        <w:t xml:space="preserve"> 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</w:rPr>
        <w:t>ቀን</w:t>
      </w:r>
      <w:proofErr w:type="spellEnd"/>
      <w:r w:rsidRPr="00554563">
        <w:rPr>
          <w:rFonts w:ascii="Nyala" w:hAnsi="Nyala"/>
          <w:b/>
          <w:sz w:val="24"/>
          <w:szCs w:val="24"/>
        </w:rPr>
        <w:t>፡- _______________________________</w:t>
      </w:r>
    </w:p>
    <w:p w:rsidR="006C31D0" w:rsidRPr="00554563" w:rsidRDefault="006C31D0" w:rsidP="006C31D0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ምስክሮች</w:t>
      </w:r>
      <w:proofErr w:type="spellEnd"/>
    </w:p>
    <w:p w:rsidR="006C31D0" w:rsidRPr="00554563" w:rsidRDefault="006C31D0" w:rsidP="006C31D0">
      <w:pPr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</w:rPr>
        <w:t>ስም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፡- ________________________________________   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</w:rPr>
        <w:t>ስም</w:t>
      </w:r>
      <w:proofErr w:type="spellEnd"/>
      <w:r w:rsidRPr="00554563">
        <w:rPr>
          <w:rFonts w:ascii="Nyala" w:hAnsi="Nyala"/>
          <w:b/>
          <w:sz w:val="24"/>
          <w:szCs w:val="24"/>
        </w:rPr>
        <w:t>፡- _______________________________</w:t>
      </w:r>
    </w:p>
    <w:p w:rsidR="006C31D0" w:rsidRPr="00554563" w:rsidRDefault="006C31D0" w:rsidP="006C31D0">
      <w:pPr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</w:rPr>
        <w:t>ፊርማ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፡- _____________________________________    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</w:rPr>
        <w:t>ፊርማ</w:t>
      </w:r>
      <w:proofErr w:type="spellEnd"/>
      <w:r w:rsidRPr="00554563">
        <w:rPr>
          <w:rFonts w:ascii="Nyala" w:hAnsi="Nyala"/>
          <w:b/>
          <w:sz w:val="24"/>
          <w:szCs w:val="24"/>
        </w:rPr>
        <w:t>፡- _____________________________</w:t>
      </w:r>
    </w:p>
    <w:p w:rsidR="00826E6E" w:rsidRPr="006C31D0" w:rsidRDefault="006C31D0" w:rsidP="00DB6009">
      <w:proofErr w:type="spellStart"/>
      <w:r w:rsidRPr="00554563">
        <w:rPr>
          <w:rFonts w:ascii="Nyala" w:hAnsi="Nyala"/>
          <w:b/>
          <w:sz w:val="24"/>
          <w:szCs w:val="24"/>
        </w:rPr>
        <w:t>ቀን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 ፡-  ______________________________________    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</w:rPr>
        <w:t>ቀን</w:t>
      </w:r>
      <w:proofErr w:type="spellEnd"/>
      <w:r w:rsidRPr="00554563">
        <w:rPr>
          <w:rFonts w:ascii="Nyala" w:hAnsi="Nyala"/>
          <w:b/>
          <w:sz w:val="24"/>
          <w:szCs w:val="24"/>
        </w:rPr>
        <w:t>፡-  ___________________________</w:t>
      </w:r>
    </w:p>
    <w:sectPr w:rsidR="00826E6E" w:rsidRPr="006C31D0" w:rsidSect="00EC27F7">
      <w:headerReference w:type="default" r:id="rId8"/>
      <w:footerReference w:type="default" r:id="rId9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2A25" w:rsidRDefault="00272A25" w:rsidP="00907D34">
      <w:pPr>
        <w:spacing w:after="0" w:line="240" w:lineRule="auto"/>
      </w:pPr>
      <w:r>
        <w:separator/>
      </w:r>
    </w:p>
  </w:endnote>
  <w:endnote w:type="continuationSeparator" w:id="0">
    <w:p w:rsidR="00272A25" w:rsidRDefault="00272A25" w:rsidP="00907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Ebrima">
    <w:panose1 w:val="02000000000000000000"/>
    <w:charset w:val="00"/>
    <w:family w:val="auto"/>
    <w:pitch w:val="variable"/>
    <w:sig w:usb0="A000005F" w:usb1="02000041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2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1793"/>
      <w:gridCol w:w="2109"/>
    </w:tblGrid>
    <w:tr w:rsidR="00907D34" w:rsidRPr="00996BBD" w:rsidTr="00BA558F">
      <w:tc>
        <w:tcPr>
          <w:tcW w:w="2023" w:type="dxa"/>
          <w:tcBorders>
            <w:right w:val="single" w:sz="4" w:space="0" w:color="auto"/>
          </w:tcBorders>
        </w:tcPr>
        <w:p w:rsidR="00907D34" w:rsidRPr="00E014FE" w:rsidRDefault="00907D34" w:rsidP="00907D34">
          <w:pPr>
            <w:rPr>
              <w:b/>
              <w:sz w:val="16"/>
              <w:szCs w:val="16"/>
            </w:rPr>
          </w:pPr>
          <w:r w:rsidRPr="00E014FE">
            <w:rPr>
              <w:b/>
              <w:sz w:val="16"/>
              <w:szCs w:val="16"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07D34" w:rsidRPr="00E014FE" w:rsidRDefault="00907D34" w:rsidP="00907D34">
          <w:pPr>
            <w:rPr>
              <w:sz w:val="16"/>
              <w:szCs w:val="16"/>
            </w:rPr>
          </w:pPr>
          <w:r w:rsidRPr="00E014FE">
            <w:rPr>
              <w:sz w:val="16"/>
              <w:szCs w:val="16"/>
            </w:rPr>
            <w:t xml:space="preserve">Name: </w:t>
          </w:r>
        </w:p>
      </w:tc>
      <w:tc>
        <w:tcPr>
          <w:tcW w:w="1793" w:type="dxa"/>
          <w:tcBorders>
            <w:top w:val="single" w:sz="4" w:space="0" w:color="auto"/>
            <w:left w:val="nil"/>
            <w:bottom w:val="single" w:sz="4" w:space="0" w:color="auto"/>
          </w:tcBorders>
        </w:tcPr>
        <w:p w:rsidR="00907D34" w:rsidRPr="00E014FE" w:rsidRDefault="00907D34" w:rsidP="00907D34">
          <w:pPr>
            <w:rPr>
              <w:sz w:val="16"/>
              <w:szCs w:val="16"/>
            </w:rPr>
          </w:pPr>
          <w:r w:rsidRPr="00E014FE">
            <w:rPr>
              <w:sz w:val="16"/>
              <w:szCs w:val="16"/>
            </w:rPr>
            <w:t>Signature:</w:t>
          </w:r>
        </w:p>
      </w:tc>
      <w:tc>
        <w:tcPr>
          <w:tcW w:w="2109" w:type="dxa"/>
        </w:tcPr>
        <w:p w:rsidR="00907D34" w:rsidRPr="00996BBD" w:rsidRDefault="00907D34" w:rsidP="00907D34">
          <w:pPr>
            <w:spacing w:after="0" w:line="240" w:lineRule="auto"/>
            <w:rPr>
              <w:rFonts w:ascii="Times New Roman" w:hAnsi="Times New Roman" w:cs="Times New Roman"/>
            </w:rPr>
          </w:pPr>
          <w:r w:rsidRPr="00996BBD">
            <w:rPr>
              <w:rFonts w:ascii="Times New Roman" w:hAnsi="Times New Roman" w:cs="Times New Roman"/>
              <w:sz w:val="16"/>
              <w:szCs w:val="16"/>
            </w:rPr>
            <w:t>Page No:</w:t>
          </w:r>
          <w:r w:rsidRPr="00996BBD">
            <w:rPr>
              <w:rFonts w:ascii="Times New Roman" w:hAnsi="Times New Roman" w:cs="Times New Roman"/>
            </w:rPr>
            <w:t xml:space="preserve">                               Page </w:t>
          </w:r>
          <w:r w:rsidR="007670B4" w:rsidRPr="00996BBD">
            <w:rPr>
              <w:rFonts w:ascii="Times New Roman" w:hAnsi="Times New Roman" w:cs="Times New Roman"/>
            </w:rPr>
            <w:fldChar w:fldCharType="begin"/>
          </w:r>
          <w:r w:rsidRPr="00996BBD">
            <w:rPr>
              <w:rFonts w:ascii="Times New Roman" w:hAnsi="Times New Roman" w:cs="Times New Roman"/>
            </w:rPr>
            <w:instrText xml:space="preserve"> PAGE </w:instrText>
          </w:r>
          <w:r w:rsidR="007670B4" w:rsidRPr="00996BBD">
            <w:rPr>
              <w:rFonts w:ascii="Times New Roman" w:hAnsi="Times New Roman" w:cs="Times New Roman"/>
            </w:rPr>
            <w:fldChar w:fldCharType="separate"/>
          </w:r>
          <w:r w:rsidR="00E711A5">
            <w:rPr>
              <w:rFonts w:ascii="Times New Roman" w:hAnsi="Times New Roman" w:cs="Times New Roman"/>
              <w:noProof/>
            </w:rPr>
            <w:t>1</w:t>
          </w:r>
          <w:r w:rsidR="007670B4" w:rsidRPr="00996BBD">
            <w:rPr>
              <w:rFonts w:ascii="Times New Roman" w:hAnsi="Times New Roman" w:cs="Times New Roman"/>
            </w:rPr>
            <w:fldChar w:fldCharType="end"/>
          </w:r>
          <w:r w:rsidRPr="00996BBD">
            <w:rPr>
              <w:rFonts w:ascii="Times New Roman" w:hAnsi="Times New Roman" w:cs="Times New Roman"/>
            </w:rPr>
            <w:t xml:space="preserve"> of </w:t>
          </w:r>
          <w:r w:rsidR="007670B4" w:rsidRPr="00996BBD">
            <w:rPr>
              <w:rFonts w:ascii="Times New Roman" w:hAnsi="Times New Roman" w:cs="Times New Roman"/>
            </w:rPr>
            <w:fldChar w:fldCharType="begin"/>
          </w:r>
          <w:r w:rsidRPr="00996BBD">
            <w:rPr>
              <w:rFonts w:ascii="Times New Roman" w:hAnsi="Times New Roman" w:cs="Times New Roman"/>
            </w:rPr>
            <w:instrText xml:space="preserve"> NUMPAGES  </w:instrText>
          </w:r>
          <w:r w:rsidR="007670B4" w:rsidRPr="00996BBD">
            <w:rPr>
              <w:rFonts w:ascii="Times New Roman" w:hAnsi="Times New Roman" w:cs="Times New Roman"/>
            </w:rPr>
            <w:fldChar w:fldCharType="separate"/>
          </w:r>
          <w:r w:rsidR="00E711A5">
            <w:rPr>
              <w:rFonts w:ascii="Times New Roman" w:hAnsi="Times New Roman" w:cs="Times New Roman"/>
              <w:noProof/>
            </w:rPr>
            <w:t>4</w:t>
          </w:r>
          <w:r w:rsidR="007670B4" w:rsidRPr="00996BBD">
            <w:rPr>
              <w:rFonts w:ascii="Times New Roman" w:hAnsi="Times New Roman" w:cs="Times New Roman"/>
            </w:rPr>
            <w:fldChar w:fldCharType="end"/>
          </w:r>
        </w:p>
      </w:tc>
    </w:tr>
    <w:tr w:rsidR="00907D34" w:rsidRPr="00E014FE" w:rsidTr="00BA558F">
      <w:tc>
        <w:tcPr>
          <w:tcW w:w="2023" w:type="dxa"/>
        </w:tcPr>
        <w:p w:rsidR="00907D34" w:rsidRPr="00E014FE" w:rsidRDefault="00907D34" w:rsidP="00907D34">
          <w:pPr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CREATED BY:</w:t>
          </w:r>
        </w:p>
      </w:tc>
      <w:tc>
        <w:tcPr>
          <w:tcW w:w="3340" w:type="dxa"/>
          <w:tcBorders>
            <w:top w:val="single" w:sz="4" w:space="0" w:color="auto"/>
            <w:bottom w:val="single" w:sz="4" w:space="0" w:color="auto"/>
            <w:right w:val="nil"/>
          </w:tcBorders>
        </w:tcPr>
        <w:p w:rsidR="00907D34" w:rsidRPr="00E014FE" w:rsidRDefault="00907D34" w:rsidP="00907D34">
          <w:pPr>
            <w:rPr>
              <w:sz w:val="16"/>
              <w:szCs w:val="16"/>
            </w:rPr>
          </w:pPr>
          <w:r w:rsidRPr="00E014FE">
            <w:rPr>
              <w:sz w:val="16"/>
              <w:szCs w:val="16"/>
            </w:rPr>
            <w:t>Name:</w:t>
          </w:r>
        </w:p>
      </w:tc>
      <w:tc>
        <w:tcPr>
          <w:tcW w:w="179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07D34" w:rsidRPr="00E014FE" w:rsidRDefault="00907D34" w:rsidP="00907D34">
          <w:pPr>
            <w:rPr>
              <w:sz w:val="16"/>
              <w:szCs w:val="16"/>
            </w:rPr>
          </w:pPr>
          <w:r w:rsidRPr="00E014FE">
            <w:rPr>
              <w:sz w:val="16"/>
              <w:szCs w:val="16"/>
            </w:rPr>
            <w:t>Signature:</w:t>
          </w:r>
        </w:p>
      </w:tc>
      <w:tc>
        <w:tcPr>
          <w:tcW w:w="2109" w:type="dxa"/>
          <w:tcBorders>
            <w:left w:val="single" w:sz="4" w:space="0" w:color="auto"/>
          </w:tcBorders>
        </w:tcPr>
        <w:p w:rsidR="00907D34" w:rsidRPr="00E014FE" w:rsidRDefault="00907D34" w:rsidP="00907D34">
          <w:pPr>
            <w:rPr>
              <w:sz w:val="16"/>
              <w:szCs w:val="16"/>
            </w:rPr>
          </w:pPr>
          <w:r w:rsidRPr="00CF41C5">
            <w:rPr>
              <w:sz w:val="16"/>
              <w:szCs w:val="16"/>
            </w:rPr>
            <w:t>Effective Date</w:t>
          </w:r>
        </w:p>
      </w:tc>
    </w:tr>
  </w:tbl>
  <w:p w:rsidR="00907D34" w:rsidRDefault="00907D3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2A25" w:rsidRDefault="00272A25" w:rsidP="00907D34">
      <w:pPr>
        <w:spacing w:after="0" w:line="240" w:lineRule="auto"/>
      </w:pPr>
      <w:r>
        <w:separator/>
      </w:r>
    </w:p>
  </w:footnote>
  <w:footnote w:type="continuationSeparator" w:id="0">
    <w:p w:rsidR="00272A25" w:rsidRDefault="00272A25" w:rsidP="00907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D34" w:rsidRDefault="00907D34">
    <w:pPr>
      <w:pStyle w:val="Header"/>
    </w:pPr>
  </w:p>
  <w:tbl>
    <w:tblPr>
      <w:tblW w:w="10813" w:type="dxa"/>
      <w:tblInd w:w="-730" w:type="dxa"/>
      <w:tblLayout w:type="fixed"/>
      <w:tblLook w:val="0000"/>
    </w:tblPr>
    <w:tblGrid>
      <w:gridCol w:w="4040"/>
      <w:gridCol w:w="4060"/>
      <w:gridCol w:w="2468"/>
      <w:gridCol w:w="245"/>
    </w:tblGrid>
    <w:tr w:rsidR="00907D34" w:rsidTr="00907D34">
      <w:trPr>
        <w:trHeight w:val="305"/>
      </w:trPr>
      <w:tc>
        <w:tcPr>
          <w:tcW w:w="4040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907D34" w:rsidRPr="006C31D0" w:rsidRDefault="007670B4" w:rsidP="00907D34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00000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47.1pt;margin-top:30pt;width:101.25pt;height:23.6pt;z-index:251659264;mso-wrap-style:tight">
                <v:imagedata r:id="rId1" o:title=""/>
              </v:shape>
              <o:OLEObject Type="Embed" ProgID="PBrush" ShapeID="_x0000_s2049" DrawAspect="Content" ObjectID="_1616683679" r:id="rId2"/>
            </w:pict>
          </w:r>
          <w:proofErr w:type="spellStart"/>
          <w:r w:rsidR="00907D34" w:rsidRPr="006C31D0">
            <w:rPr>
              <w:rFonts w:ascii="Ebrima" w:hAnsi="Ebrima" w:cs="Ebrima"/>
              <w:b/>
              <w:bCs/>
              <w:color w:val="000000"/>
            </w:rPr>
            <w:t>አሰርኮንስትራሽንኃ</w:t>
          </w:r>
          <w:proofErr w:type="spellEnd"/>
          <w:r w:rsidR="00907D34" w:rsidRPr="006C31D0">
            <w:rPr>
              <w:rFonts w:ascii="Times New Roman" w:hAnsi="Times New Roman" w:cs="Times New Roman"/>
              <w:b/>
              <w:bCs/>
              <w:color w:val="000000"/>
            </w:rPr>
            <w:t>/</w:t>
          </w:r>
          <w:proofErr w:type="spellStart"/>
          <w:r w:rsidR="00907D34" w:rsidRPr="006C31D0">
            <w:rPr>
              <w:rFonts w:ascii="Ebrima" w:hAnsi="Ebrima" w:cs="Ebrima"/>
              <w:b/>
              <w:bCs/>
              <w:color w:val="000000"/>
            </w:rPr>
            <w:t>የተ</w:t>
          </w:r>
          <w:proofErr w:type="spellEnd"/>
          <w:r w:rsidR="00907D34" w:rsidRPr="006C31D0">
            <w:rPr>
              <w:rFonts w:ascii="Times New Roman" w:hAnsi="Times New Roman" w:cs="Times New Roman"/>
              <w:b/>
              <w:bCs/>
              <w:color w:val="000000"/>
            </w:rPr>
            <w:t>/</w:t>
          </w:r>
          <w:proofErr w:type="spellStart"/>
          <w:r w:rsidR="00907D34" w:rsidRPr="006C31D0">
            <w:rPr>
              <w:rFonts w:ascii="Ebrima" w:hAnsi="Ebrima" w:cs="Ebrima"/>
              <w:b/>
              <w:bCs/>
              <w:color w:val="000000"/>
            </w:rPr>
            <w:t>የግ</w:t>
          </w:r>
          <w:proofErr w:type="spellEnd"/>
          <w:r w:rsidR="00907D34" w:rsidRPr="006C31D0">
            <w:rPr>
              <w:rFonts w:ascii="Times New Roman" w:hAnsi="Times New Roman" w:cs="Times New Roman"/>
              <w:b/>
              <w:bCs/>
              <w:color w:val="000000"/>
            </w:rPr>
            <w:t>/</w:t>
          </w:r>
          <w:proofErr w:type="spellStart"/>
          <w:r w:rsidR="00907D34" w:rsidRPr="006C31D0">
            <w:rPr>
              <w:rFonts w:ascii="Ebrima" w:hAnsi="Ebrima" w:cs="Ebrima"/>
              <w:b/>
              <w:bCs/>
              <w:color w:val="000000"/>
            </w:rPr>
            <w:t>ማህበር</w:t>
          </w:r>
          <w:proofErr w:type="spellEnd"/>
          <w:r w:rsidR="00907D34" w:rsidRPr="006C31D0">
            <w:rPr>
              <w:rFonts w:ascii="Times New Roman" w:hAnsi="Times New Roman" w:cs="Times New Roman"/>
              <w:b/>
              <w:bCs/>
              <w:color w:val="000000"/>
            </w:rPr>
            <w:t xml:space="preserve">                                                                                     ASER CONSTRUCTION PLC </w:t>
          </w:r>
        </w:p>
      </w:tc>
      <w:tc>
        <w:tcPr>
          <w:tcW w:w="406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907D34" w:rsidRDefault="00907D34" w:rsidP="00907D34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 xml:space="preserve">Form </w:t>
          </w:r>
        </w:p>
      </w:tc>
      <w:tc>
        <w:tcPr>
          <w:tcW w:w="2713" w:type="dxa"/>
          <w:gridSpan w:val="2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907D34" w:rsidRPr="006C31D0" w:rsidRDefault="00907D34" w:rsidP="00907D34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16"/>
              <w:szCs w:val="16"/>
              <w:vertAlign w:val="superscript"/>
            </w:rPr>
          </w:pPr>
          <w:r w:rsidRPr="006C31D0">
            <w:rPr>
              <w:rFonts w:ascii="Times New Roman" w:hAnsi="Times New Roman" w:cs="Times New Roman"/>
              <w:color w:val="000000"/>
              <w:sz w:val="16"/>
              <w:szCs w:val="16"/>
              <w:vertAlign w:val="superscript"/>
            </w:rPr>
            <w:t xml:space="preserve">Doc No </w:t>
          </w:r>
        </w:p>
        <w:p w:rsidR="00907D34" w:rsidRDefault="00907D34" w:rsidP="00907D34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>OF/EAD/011</w:t>
          </w:r>
        </w:p>
      </w:tc>
    </w:tr>
    <w:tr w:rsidR="00907D34" w:rsidTr="00907D34">
      <w:trPr>
        <w:trHeight w:val="305"/>
      </w:trPr>
      <w:tc>
        <w:tcPr>
          <w:tcW w:w="4040" w:type="dxa"/>
          <w:vMerge w:val="restart"/>
          <w:tcBorders>
            <w:top w:val="single" w:sz="6" w:space="0" w:color="auto"/>
            <w:left w:val="single" w:sz="12" w:space="0" w:color="auto"/>
            <w:right w:val="single" w:sz="6" w:space="0" w:color="auto"/>
          </w:tcBorders>
        </w:tcPr>
        <w:p w:rsidR="00907D34" w:rsidRDefault="00907D34" w:rsidP="00907D34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</w:pPr>
        </w:p>
      </w:tc>
      <w:tc>
        <w:tcPr>
          <w:tcW w:w="4060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907D34" w:rsidRPr="006C31D0" w:rsidRDefault="006C31D0" w:rsidP="00C77D3F">
          <w:pPr>
            <w:jc w:val="center"/>
            <w:rPr>
              <w:rFonts w:ascii="Nyala" w:hAnsi="Nyala"/>
              <w:sz w:val="28"/>
              <w:szCs w:val="28"/>
            </w:rPr>
          </w:pPr>
          <w:proofErr w:type="spellStart"/>
          <w:r w:rsidRPr="006C31D0">
            <w:rPr>
              <w:rFonts w:ascii="Nyala" w:hAnsi="Nyala"/>
              <w:sz w:val="28"/>
              <w:szCs w:val="28"/>
            </w:rPr>
            <w:t>የ</w:t>
          </w:r>
          <w:r w:rsidR="00AF7036">
            <w:rPr>
              <w:rFonts w:ascii="Nyala" w:hAnsi="Nyala"/>
              <w:sz w:val="28"/>
              <w:szCs w:val="28"/>
            </w:rPr>
            <w:t>ገልባጭ</w:t>
          </w:r>
          <w:proofErr w:type="spellEnd"/>
          <w:r w:rsidR="00965999">
            <w:rPr>
              <w:rFonts w:ascii="Nyala" w:hAnsi="Nyala"/>
              <w:sz w:val="28"/>
              <w:szCs w:val="28"/>
            </w:rPr>
            <w:t xml:space="preserve"> </w:t>
          </w:r>
          <w:proofErr w:type="spellStart"/>
          <w:r w:rsidR="00965999">
            <w:rPr>
              <w:rFonts w:ascii="Nyala" w:hAnsi="Nyala"/>
              <w:sz w:val="28"/>
              <w:szCs w:val="28"/>
            </w:rPr>
            <w:t>መኪ</w:t>
          </w:r>
          <w:ins w:id="8" w:author="Mengistu" w:date="2019-04-13T17:57:00Z">
            <w:r w:rsidR="00C77D3F">
              <w:rPr>
                <w:rFonts w:ascii="Nyala" w:hAnsi="Nyala"/>
                <w:sz w:val="28"/>
                <w:szCs w:val="28"/>
              </w:rPr>
              <w:t>ና</w:t>
            </w:r>
          </w:ins>
          <w:proofErr w:type="spellEnd"/>
          <w:r w:rsidRPr="006C31D0">
            <w:rPr>
              <w:rFonts w:ascii="Nyala" w:hAnsi="Nyala"/>
              <w:sz w:val="28"/>
              <w:szCs w:val="28"/>
            </w:rPr>
            <w:t xml:space="preserve"> </w:t>
          </w:r>
          <w:proofErr w:type="spellStart"/>
          <w:r w:rsidRPr="006C31D0">
            <w:rPr>
              <w:rFonts w:ascii="Nyala" w:hAnsi="Nyala"/>
              <w:sz w:val="28"/>
              <w:szCs w:val="28"/>
            </w:rPr>
            <w:t>ኪራይ</w:t>
          </w:r>
          <w:proofErr w:type="spellEnd"/>
          <w:r w:rsidRPr="006C31D0">
            <w:rPr>
              <w:rFonts w:ascii="Nyala" w:hAnsi="Nyala"/>
              <w:sz w:val="28"/>
              <w:szCs w:val="28"/>
            </w:rPr>
            <w:t xml:space="preserve"> </w:t>
          </w:r>
          <w:proofErr w:type="spellStart"/>
          <w:r w:rsidRPr="006C31D0">
            <w:rPr>
              <w:rFonts w:ascii="Nyala" w:hAnsi="Nyala"/>
              <w:sz w:val="28"/>
              <w:szCs w:val="28"/>
            </w:rPr>
            <w:t>ውል</w:t>
          </w:r>
          <w:proofErr w:type="spellEnd"/>
        </w:p>
      </w:tc>
      <w:tc>
        <w:tcPr>
          <w:tcW w:w="2468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nil"/>
          </w:tcBorders>
        </w:tcPr>
        <w:p w:rsidR="00907D34" w:rsidRPr="006C31D0" w:rsidRDefault="00907D34" w:rsidP="00907D34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4"/>
              <w:szCs w:val="24"/>
              <w:vertAlign w:val="superscript"/>
            </w:rPr>
          </w:pPr>
          <w:r w:rsidRPr="006C31D0">
            <w:rPr>
              <w:rFonts w:ascii="Times New Roman" w:hAnsi="Times New Roman" w:cs="Times New Roman"/>
              <w:color w:val="000000"/>
              <w:sz w:val="16"/>
              <w:szCs w:val="16"/>
              <w:vertAlign w:val="superscript"/>
            </w:rPr>
            <w:t>Issue No</w:t>
          </w:r>
        </w:p>
      </w:tc>
      <w:tc>
        <w:tcPr>
          <w:tcW w:w="245" w:type="dxa"/>
          <w:tcBorders>
            <w:top w:val="single" w:sz="6" w:space="0" w:color="auto"/>
            <w:left w:val="nil"/>
            <w:bottom w:val="single" w:sz="6" w:space="0" w:color="auto"/>
            <w:right w:val="single" w:sz="4" w:space="0" w:color="auto"/>
          </w:tcBorders>
        </w:tcPr>
        <w:p w:rsidR="00907D34" w:rsidRDefault="00907D34" w:rsidP="00907D34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</w:p>
      </w:tc>
    </w:tr>
    <w:tr w:rsidR="00907D34" w:rsidTr="00907D34">
      <w:trPr>
        <w:trHeight w:val="305"/>
      </w:trPr>
      <w:tc>
        <w:tcPr>
          <w:tcW w:w="4040" w:type="dxa"/>
          <w:vMerge/>
          <w:tcBorders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907D34" w:rsidRDefault="00907D34" w:rsidP="00907D34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</w:pPr>
        </w:p>
      </w:tc>
      <w:tc>
        <w:tcPr>
          <w:tcW w:w="4060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907D34" w:rsidRDefault="00907D34" w:rsidP="00907D34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</w:p>
      </w:tc>
      <w:tc>
        <w:tcPr>
          <w:tcW w:w="271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</w:tcPr>
        <w:p w:rsidR="00907D34" w:rsidRDefault="00907D34" w:rsidP="00907D34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 w:cs="Times New Roman"/>
              <w:color w:val="000000"/>
              <w:sz w:val="16"/>
              <w:szCs w:val="16"/>
            </w:rPr>
            <w:t xml:space="preserve">                             1</w:t>
          </w:r>
        </w:p>
      </w:tc>
    </w:tr>
  </w:tbl>
  <w:p w:rsidR="00907D34" w:rsidRDefault="00907D3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A079C"/>
    <w:multiLevelType w:val="multilevel"/>
    <w:tmpl w:val="4D203A1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20B75731"/>
    <w:multiLevelType w:val="multilevel"/>
    <w:tmpl w:val="61FC6CF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30F308FD"/>
    <w:multiLevelType w:val="multilevel"/>
    <w:tmpl w:val="0B26F5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>
    <w:nsid w:val="5FAF7574"/>
    <w:multiLevelType w:val="multilevel"/>
    <w:tmpl w:val="B41E8DC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65A7766F"/>
    <w:multiLevelType w:val="multilevel"/>
    <w:tmpl w:val="88DCEB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>
    <w:nsid w:val="6AEE0948"/>
    <w:multiLevelType w:val="hybridMultilevel"/>
    <w:tmpl w:val="E168093E"/>
    <w:lvl w:ilvl="0" w:tplc="CAB88200">
      <w:numFmt w:val="bullet"/>
      <w:lvlText w:val="-"/>
      <w:lvlJc w:val="left"/>
      <w:pPr>
        <w:ind w:left="720" w:hanging="360"/>
      </w:pPr>
      <w:rPr>
        <w:rFonts w:ascii="Nyala" w:eastAsiaTheme="minorEastAsia" w:hAnsi="Nyal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EE3EBB"/>
    <w:multiLevelType w:val="multilevel"/>
    <w:tmpl w:val="B27E0B3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proofState w:spelling="clean"/>
  <w:trackRevisions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507D89"/>
    <w:rsid w:val="00033916"/>
    <w:rsid w:val="00073587"/>
    <w:rsid w:val="00074248"/>
    <w:rsid w:val="000A6792"/>
    <w:rsid w:val="000F7F6F"/>
    <w:rsid w:val="001228D6"/>
    <w:rsid w:val="0014791B"/>
    <w:rsid w:val="0015323F"/>
    <w:rsid w:val="00174319"/>
    <w:rsid w:val="00187339"/>
    <w:rsid w:val="001A6A5F"/>
    <w:rsid w:val="001B20DD"/>
    <w:rsid w:val="001F75DC"/>
    <w:rsid w:val="002142B3"/>
    <w:rsid w:val="002530C5"/>
    <w:rsid w:val="00272A25"/>
    <w:rsid w:val="00282050"/>
    <w:rsid w:val="00297073"/>
    <w:rsid w:val="002A0A7C"/>
    <w:rsid w:val="002A2082"/>
    <w:rsid w:val="002D7049"/>
    <w:rsid w:val="00374AE3"/>
    <w:rsid w:val="00393095"/>
    <w:rsid w:val="003971A6"/>
    <w:rsid w:val="003D75AD"/>
    <w:rsid w:val="003F6F42"/>
    <w:rsid w:val="00477ED9"/>
    <w:rsid w:val="00487FBD"/>
    <w:rsid w:val="004B546C"/>
    <w:rsid w:val="004C2F5D"/>
    <w:rsid w:val="004D5C46"/>
    <w:rsid w:val="004E1DAB"/>
    <w:rsid w:val="00501EB5"/>
    <w:rsid w:val="005033BE"/>
    <w:rsid w:val="00507D89"/>
    <w:rsid w:val="005315D5"/>
    <w:rsid w:val="0059003B"/>
    <w:rsid w:val="005A2DA0"/>
    <w:rsid w:val="005A63C7"/>
    <w:rsid w:val="005A6A33"/>
    <w:rsid w:val="006C31D0"/>
    <w:rsid w:val="006C52F0"/>
    <w:rsid w:val="006E36F2"/>
    <w:rsid w:val="006F2116"/>
    <w:rsid w:val="006F7603"/>
    <w:rsid w:val="00755729"/>
    <w:rsid w:val="0075789B"/>
    <w:rsid w:val="00757C3E"/>
    <w:rsid w:val="007670B4"/>
    <w:rsid w:val="007B76C8"/>
    <w:rsid w:val="007D47A5"/>
    <w:rsid w:val="007E01A0"/>
    <w:rsid w:val="00826E6E"/>
    <w:rsid w:val="0083317B"/>
    <w:rsid w:val="00866C47"/>
    <w:rsid w:val="008B4F47"/>
    <w:rsid w:val="008D7F2F"/>
    <w:rsid w:val="008E4A4F"/>
    <w:rsid w:val="008F2B28"/>
    <w:rsid w:val="008F6D87"/>
    <w:rsid w:val="008F7664"/>
    <w:rsid w:val="00905518"/>
    <w:rsid w:val="00907D34"/>
    <w:rsid w:val="0091403E"/>
    <w:rsid w:val="00922BE1"/>
    <w:rsid w:val="00930F7D"/>
    <w:rsid w:val="00965999"/>
    <w:rsid w:val="00985C42"/>
    <w:rsid w:val="00991E74"/>
    <w:rsid w:val="009F1D8D"/>
    <w:rsid w:val="00A21AB2"/>
    <w:rsid w:val="00A308D2"/>
    <w:rsid w:val="00A54350"/>
    <w:rsid w:val="00A552C4"/>
    <w:rsid w:val="00A93066"/>
    <w:rsid w:val="00AB23BB"/>
    <w:rsid w:val="00AC56E6"/>
    <w:rsid w:val="00AE0DDA"/>
    <w:rsid w:val="00AF1DE7"/>
    <w:rsid w:val="00AF7036"/>
    <w:rsid w:val="00B036CB"/>
    <w:rsid w:val="00B06A59"/>
    <w:rsid w:val="00B13CC9"/>
    <w:rsid w:val="00B469C1"/>
    <w:rsid w:val="00B60433"/>
    <w:rsid w:val="00B726E5"/>
    <w:rsid w:val="00BA558F"/>
    <w:rsid w:val="00BC40F0"/>
    <w:rsid w:val="00C018D9"/>
    <w:rsid w:val="00C220B7"/>
    <w:rsid w:val="00C77D3F"/>
    <w:rsid w:val="00C85CC4"/>
    <w:rsid w:val="00CB3581"/>
    <w:rsid w:val="00D23E4F"/>
    <w:rsid w:val="00D9314A"/>
    <w:rsid w:val="00DB57F7"/>
    <w:rsid w:val="00DB6009"/>
    <w:rsid w:val="00E4424E"/>
    <w:rsid w:val="00E44EF4"/>
    <w:rsid w:val="00E56977"/>
    <w:rsid w:val="00E711A5"/>
    <w:rsid w:val="00E75ED2"/>
    <w:rsid w:val="00E8660E"/>
    <w:rsid w:val="00EC27F7"/>
    <w:rsid w:val="00F4792F"/>
    <w:rsid w:val="00F655AD"/>
    <w:rsid w:val="00F751A8"/>
    <w:rsid w:val="00FA6AC5"/>
    <w:rsid w:val="00FB4C48"/>
    <w:rsid w:val="00FF1AC0"/>
    <w:rsid w:val="00FF7026"/>
    <w:rsid w:val="00FF7C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 w:line="360" w:lineRule="auto"/>
        <w:ind w:left="36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D89"/>
    <w:pPr>
      <w:spacing w:after="200" w:afterAutospacing="0" w:line="276" w:lineRule="auto"/>
      <w:ind w:left="0"/>
      <w:jc w:val="left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7D89"/>
    <w:pPr>
      <w:spacing w:after="0" w:afterAutospacing="0" w:line="240" w:lineRule="auto"/>
      <w:ind w:left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7D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7D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D3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907D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D34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990576-6F33-4F99-8589-8E7CF5045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2599</TotalTime>
  <Pages>4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Ermias Girma; EndaleD</dc:creator>
  <cp:lastModifiedBy>Mengistu</cp:lastModifiedBy>
  <cp:revision>59</cp:revision>
  <cp:lastPrinted>2019-03-27T12:46:00Z</cp:lastPrinted>
  <dcterms:created xsi:type="dcterms:W3CDTF">2017-04-24T12:24:00Z</dcterms:created>
  <dcterms:modified xsi:type="dcterms:W3CDTF">2019-04-13T15:01:00Z</dcterms:modified>
</cp:coreProperties>
</file>